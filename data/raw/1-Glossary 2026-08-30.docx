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DA062E" w14:textId="16FFD051" w:rsidR="00973511" w:rsidRDefault="00973511">
      <w:pPr>
        <w:rPr>
          <w:b/>
          <w:sz w:val="28"/>
          <w:szCs w:val="28"/>
        </w:rPr>
      </w:pPr>
      <w:r w:rsidRPr="00600038">
        <w:rPr>
          <w:b/>
          <w:sz w:val="28"/>
          <w:szCs w:val="28"/>
        </w:rPr>
        <w:t xml:space="preserve">Glossary: terms used in </w:t>
      </w:r>
      <w:r w:rsidR="00DC72A5">
        <w:rPr>
          <w:b/>
          <w:sz w:val="28"/>
          <w:szCs w:val="28"/>
        </w:rPr>
        <w:t>atlas</w:t>
      </w:r>
    </w:p>
    <w:p w14:paraId="75AC7C91" w14:textId="60D26DBB" w:rsidR="00177E0E" w:rsidRPr="00177E0E" w:rsidRDefault="00177E0E">
      <w:pPr>
        <w:rPr>
          <w:bCs/>
        </w:rPr>
      </w:pPr>
      <w:r w:rsidRPr="00177E0E">
        <w:rPr>
          <w:bCs/>
          <w:highlight w:val="yellow"/>
        </w:rPr>
        <w:t>Cell shape</w:t>
      </w:r>
    </w:p>
    <w:p w14:paraId="63E46BBE" w14:textId="6C48481E" w:rsidR="00177E0E" w:rsidRPr="00177E0E" w:rsidRDefault="00177E0E">
      <w:pPr>
        <w:rPr>
          <w:bCs/>
        </w:rPr>
      </w:pPr>
      <w:r w:rsidRPr="00177E0E">
        <w:rPr>
          <w:bCs/>
          <w:highlight w:val="green"/>
        </w:rPr>
        <w:t xml:space="preserve">Shape of cell </w:t>
      </w:r>
      <w:r w:rsidRPr="00F67A9A">
        <w:rPr>
          <w:bCs/>
          <w:highlight w:val="green"/>
        </w:rPr>
        <w:t>end</w:t>
      </w:r>
      <w:r w:rsidR="00F67A9A" w:rsidRPr="00F67A9A">
        <w:rPr>
          <w:bCs/>
          <w:highlight w:val="green"/>
        </w:rPr>
        <w:t xml:space="preserve"> or cell part</w:t>
      </w:r>
    </w:p>
    <w:p w14:paraId="2B2BEC40" w14:textId="77777777" w:rsidR="00973511" w:rsidRDefault="00973511" w:rsidP="002B5B88">
      <w:pPr>
        <w:pStyle w:val="glossary"/>
        <w:rPr>
          <w:rtl/>
        </w:rPr>
      </w:pPr>
    </w:p>
    <w:p w14:paraId="4F132F69" w14:textId="4E885D64" w:rsidR="00B05CE1" w:rsidRPr="003B119E" w:rsidRDefault="00A174A4" w:rsidP="002B5B88">
      <w:pPr>
        <w:pStyle w:val="glossary"/>
        <w:rPr>
          <w:color w:val="7030A0"/>
          <w:rPrChange w:id="0" w:author="Tamar Zohary" w:date="2026-06-25T10:38:00Z" w16du:dateUtc="2026-06-25T07:38:00Z">
            <w:rPr/>
          </w:rPrChange>
        </w:rPr>
      </w:pPr>
      <w:r w:rsidRPr="003B119E">
        <w:rPr>
          <w:b/>
          <w:bCs/>
          <w:color w:val="7030A0"/>
          <w:highlight w:val="yellow"/>
          <w:rPrChange w:id="1" w:author="Tamar Zohary" w:date="2026-06-25T10:38:00Z" w16du:dateUtc="2026-06-25T07:38:00Z">
            <w:rPr>
              <w:b/>
              <w:bCs/>
            </w:rPr>
          </w:rPrChange>
        </w:rPr>
        <w:t>a</w:t>
      </w:r>
      <w:r w:rsidR="00B05CE1" w:rsidRPr="003B119E">
        <w:rPr>
          <w:b/>
          <w:bCs/>
          <w:color w:val="7030A0"/>
          <w:highlight w:val="yellow"/>
          <w:rPrChange w:id="2" w:author="Tamar Zohary" w:date="2026-06-25T10:38:00Z" w16du:dateUtc="2026-06-25T07:38:00Z">
            <w:rPr>
              <w:b/>
              <w:bCs/>
            </w:rPr>
          </w:rPrChange>
        </w:rPr>
        <w:t xml:space="preserve">cicular </w:t>
      </w:r>
      <w:r w:rsidR="00B05CE1" w:rsidRPr="003B119E">
        <w:rPr>
          <w:color w:val="7030A0"/>
          <w:highlight w:val="yellow"/>
          <w:rPrChange w:id="3" w:author="Tamar Zohary" w:date="2026-06-25T10:38:00Z" w16du:dateUtc="2026-06-25T07:38:00Z">
            <w:rPr/>
          </w:rPrChange>
        </w:rPr>
        <w:t>– needle-shaped</w:t>
      </w:r>
      <w:r w:rsidR="00996CB6" w:rsidRPr="003B119E">
        <w:rPr>
          <w:color w:val="7030A0"/>
          <w:rPrChange w:id="4" w:author="Tamar Zohary" w:date="2026-06-25T10:38:00Z" w16du:dateUtc="2026-06-25T07:38:00Z">
            <w:rPr/>
          </w:rPrChange>
        </w:rPr>
        <w:t xml:space="preserve"> </w:t>
      </w:r>
    </w:p>
    <w:p w14:paraId="2E0EB905" w14:textId="747E5DD1" w:rsidR="00973511" w:rsidRDefault="00A174A4" w:rsidP="002B5B88">
      <w:pPr>
        <w:pStyle w:val="glossary"/>
      </w:pPr>
      <w:r w:rsidRPr="00177E0E">
        <w:rPr>
          <w:b/>
          <w:highlight w:val="green"/>
        </w:rPr>
        <w:t>a</w:t>
      </w:r>
      <w:r w:rsidR="00973511" w:rsidRPr="00177E0E">
        <w:rPr>
          <w:b/>
          <w:highlight w:val="green"/>
        </w:rPr>
        <w:t>cute</w:t>
      </w:r>
      <w:r w:rsidR="00973511">
        <w:t xml:space="preserve"> – sharp</w:t>
      </w:r>
      <w:r w:rsidR="001E1DDA">
        <w:t>. Acute</w:t>
      </w:r>
      <w:r w:rsidR="00973511">
        <w:t xml:space="preserve"> angle</w:t>
      </w:r>
      <w:r w:rsidR="001E1DDA">
        <w:t xml:space="preserve">: </w:t>
      </w:r>
      <w:r w:rsidR="00973511">
        <w:t>&lt;90 degrees</w:t>
      </w:r>
    </w:p>
    <w:p w14:paraId="109A2466" w14:textId="0683E187" w:rsidR="00996CB6" w:rsidRPr="00996CB6" w:rsidRDefault="00996CB6" w:rsidP="002B5B88">
      <w:pPr>
        <w:pStyle w:val="glossary"/>
        <w:rPr>
          <w:bCs/>
          <w:color w:val="000000"/>
        </w:rPr>
      </w:pPr>
      <w:r w:rsidRPr="00996CB6">
        <w:rPr>
          <w:b/>
          <w:color w:val="000000"/>
        </w:rPr>
        <w:t>akinete</w:t>
      </w:r>
      <w:r w:rsidRPr="00996CB6">
        <w:rPr>
          <w:bCs/>
          <w:color w:val="000000"/>
        </w:rPr>
        <w:t xml:space="preserve"> – </w:t>
      </w:r>
      <w:r w:rsidR="00E017A1">
        <w:rPr>
          <w:bCs/>
          <w:color w:val="000000"/>
        </w:rPr>
        <w:t xml:space="preserve">in cyanobacteriophyta: </w:t>
      </w:r>
      <w:r w:rsidRPr="00996CB6">
        <w:rPr>
          <w:bCs/>
          <w:color w:val="000000"/>
        </w:rPr>
        <w:t xml:space="preserve">a </w:t>
      </w:r>
      <w:r>
        <w:rPr>
          <w:bCs/>
          <w:color w:val="000000"/>
        </w:rPr>
        <w:t>type of spore formed by the transformation of a vegetative cell into a thick-walled resting cell, containing concentrated food material</w:t>
      </w:r>
    </w:p>
    <w:p w14:paraId="05DCC18C" w14:textId="294D2BE8" w:rsidR="00973511" w:rsidRDefault="00A174A4" w:rsidP="002B5B88">
      <w:pPr>
        <w:pStyle w:val="glossary"/>
        <w:rPr>
          <w:b/>
          <w:color w:val="000000"/>
        </w:rPr>
      </w:pPr>
      <w:r>
        <w:rPr>
          <w:b/>
          <w:color w:val="000000"/>
        </w:rPr>
        <w:t>a</w:t>
      </w:r>
      <w:r w:rsidR="00973511">
        <w:rPr>
          <w:b/>
          <w:color w:val="000000"/>
        </w:rPr>
        <w:t>lkalinity –</w:t>
      </w:r>
      <w:r w:rsidR="00973511">
        <w:rPr>
          <w:color w:val="000000"/>
        </w:rPr>
        <w:t xml:space="preserve"> mg </w:t>
      </w:r>
      <w:r w:rsidR="00FD5D7C">
        <w:rPr>
          <w:color w:val="000000"/>
        </w:rPr>
        <w:t>Ca</w:t>
      </w:r>
      <w:r w:rsidR="00973511">
        <w:rPr>
          <w:color w:val="000000"/>
        </w:rPr>
        <w:t>CO</w:t>
      </w:r>
      <w:r w:rsidR="00973511">
        <w:rPr>
          <w:color w:val="000000"/>
          <w:vertAlign w:val="subscript"/>
        </w:rPr>
        <w:t>3</w:t>
      </w:r>
      <w:r w:rsidR="00973511">
        <w:rPr>
          <w:color w:val="000000"/>
        </w:rPr>
        <w:t xml:space="preserve"> L</w:t>
      </w:r>
      <w:r w:rsidR="00973511">
        <w:rPr>
          <w:color w:val="000000"/>
          <w:vertAlign w:val="superscript"/>
        </w:rPr>
        <w:t>-1</w:t>
      </w:r>
      <w:r w:rsidR="00973511">
        <w:rPr>
          <w:b/>
          <w:color w:val="000000"/>
        </w:rPr>
        <w:t xml:space="preserve"> </w:t>
      </w:r>
    </w:p>
    <w:p w14:paraId="7FC141D4" w14:textId="303EB36E" w:rsidR="001E7A95" w:rsidRDefault="001E7A95" w:rsidP="001E7A95">
      <w:pPr>
        <w:pStyle w:val="glossary"/>
        <w:rPr>
          <w:bCs/>
          <w:color w:val="000000"/>
        </w:rPr>
      </w:pPr>
      <w:r w:rsidRPr="001E7A95">
        <w:rPr>
          <w:rFonts w:cstheme="majorBidi"/>
          <w:b/>
          <w:bCs/>
        </w:rPr>
        <w:t>alkali</w:t>
      </w:r>
      <w:r>
        <w:rPr>
          <w:rFonts w:cstheme="majorBidi"/>
          <w:b/>
          <w:bCs/>
        </w:rPr>
        <w:t>biontic</w:t>
      </w:r>
      <w:r w:rsidRPr="001E7A95">
        <w:rPr>
          <w:b/>
          <w:bCs/>
        </w:rPr>
        <w:t xml:space="preserve"> </w:t>
      </w:r>
      <w:r>
        <w:rPr>
          <w:b/>
          <w:color w:val="000000"/>
        </w:rPr>
        <w:t>–</w:t>
      </w:r>
      <w:r>
        <w:rPr>
          <w:rFonts w:hint="cs"/>
          <w:b/>
          <w:color w:val="000000"/>
          <w:rtl/>
        </w:rPr>
        <w:t xml:space="preserve"> </w:t>
      </w:r>
      <w:r>
        <w:rPr>
          <w:bCs/>
          <w:color w:val="000000"/>
        </w:rPr>
        <w:t>occurring only in alkaline water at pH &gt; 8.5</w:t>
      </w:r>
    </w:p>
    <w:p w14:paraId="08C63174" w14:textId="24E852E8" w:rsidR="001E7A95" w:rsidRDefault="001E7A95" w:rsidP="001E7A95">
      <w:pPr>
        <w:pStyle w:val="glossary"/>
        <w:rPr>
          <w:b/>
        </w:rPr>
      </w:pPr>
      <w:r w:rsidRPr="001E7A95">
        <w:rPr>
          <w:rFonts w:cstheme="majorBidi"/>
          <w:b/>
          <w:bCs/>
        </w:rPr>
        <w:t>alkaliphilous</w:t>
      </w:r>
      <w:r w:rsidRPr="001E7A95">
        <w:rPr>
          <w:b/>
          <w:bCs/>
        </w:rPr>
        <w:t xml:space="preserve"> </w:t>
      </w:r>
      <w:r>
        <w:rPr>
          <w:b/>
          <w:color w:val="000000"/>
        </w:rPr>
        <w:t>–</w:t>
      </w:r>
      <w:r>
        <w:rPr>
          <w:rFonts w:hint="cs"/>
          <w:b/>
          <w:color w:val="000000"/>
          <w:rtl/>
        </w:rPr>
        <w:t xml:space="preserve"> </w:t>
      </w:r>
      <w:r>
        <w:rPr>
          <w:bCs/>
          <w:color w:val="000000"/>
        </w:rPr>
        <w:t>occurring at pH around 7, best development at pH &gt; 7</w:t>
      </w:r>
      <w:r w:rsidRPr="001E7A95">
        <w:rPr>
          <w:bCs/>
          <w:color w:val="000000"/>
        </w:rPr>
        <w:t xml:space="preserve"> </w:t>
      </w:r>
    </w:p>
    <w:p w14:paraId="00F9CB57" w14:textId="4AD281B1" w:rsidR="00973511" w:rsidRDefault="00A174A4" w:rsidP="002B5B88">
      <w:pPr>
        <w:pStyle w:val="glossary"/>
      </w:pPr>
      <w:r>
        <w:rPr>
          <w:b/>
        </w:rPr>
        <w:t>a</w:t>
      </w:r>
      <w:r w:rsidR="00973511" w:rsidRPr="00F2317F">
        <w:rPr>
          <w:b/>
        </w:rPr>
        <w:t>moeboid</w:t>
      </w:r>
      <w:r w:rsidR="00973511">
        <w:t xml:space="preserve"> – amoeba like </w:t>
      </w:r>
    </w:p>
    <w:p w14:paraId="09FA73EB" w14:textId="77777777" w:rsidR="00973511" w:rsidRPr="009B445C" w:rsidRDefault="00A174A4" w:rsidP="00973511">
      <w:pPr>
        <w:pStyle w:val="glossary"/>
        <w:ind w:left="0" w:firstLine="0"/>
        <w:rPr>
          <w:b/>
        </w:rPr>
      </w:pPr>
      <w:r>
        <w:rPr>
          <w:b/>
        </w:rPr>
        <w:t>a</w:t>
      </w:r>
      <w:r w:rsidR="00973511" w:rsidRPr="009B445C">
        <w:rPr>
          <w:b/>
        </w:rPr>
        <w:t>nterior</w:t>
      </w:r>
      <w:r w:rsidR="00973511" w:rsidRPr="00C74234">
        <w:t xml:space="preserve"> – situated at the front side, opposite of posterior</w:t>
      </w:r>
    </w:p>
    <w:p w14:paraId="683DB165" w14:textId="77777777" w:rsidR="00973511" w:rsidRDefault="00A174A4" w:rsidP="002B5B88">
      <w:pPr>
        <w:pStyle w:val="glossary"/>
      </w:pPr>
      <w:r>
        <w:rPr>
          <w:b/>
        </w:rPr>
        <w:t>a</w:t>
      </w:r>
      <w:r w:rsidR="00973511" w:rsidRPr="009C769A">
        <w:rPr>
          <w:b/>
        </w:rPr>
        <w:t>ntapex</w:t>
      </w:r>
      <w:r w:rsidR="00973511">
        <w:t xml:space="preserve"> – the point opposite to the tip of the cell on its other end</w:t>
      </w:r>
    </w:p>
    <w:p w14:paraId="21CB6FC9" w14:textId="77777777" w:rsidR="00973511" w:rsidRDefault="00A174A4" w:rsidP="00973511">
      <w:pPr>
        <w:pStyle w:val="glossary"/>
      </w:pPr>
      <w:r>
        <w:rPr>
          <w:b/>
        </w:rPr>
        <w:t>a</w:t>
      </w:r>
      <w:r w:rsidR="00973511">
        <w:rPr>
          <w:b/>
        </w:rPr>
        <w:t xml:space="preserve">ntapical </w:t>
      </w:r>
      <w:r w:rsidR="00973511">
        <w:t>– opposite to the tip of the cell on its other end</w:t>
      </w:r>
    </w:p>
    <w:p w14:paraId="148C2619" w14:textId="77777777" w:rsidR="00973511" w:rsidRDefault="00A174A4" w:rsidP="002B5B88">
      <w:pPr>
        <w:pStyle w:val="glossary"/>
      </w:pPr>
      <w:r>
        <w:rPr>
          <w:b/>
        </w:rPr>
        <w:t>a</w:t>
      </w:r>
      <w:r w:rsidR="00973511" w:rsidRPr="009C769A">
        <w:rPr>
          <w:b/>
        </w:rPr>
        <w:t>pex</w:t>
      </w:r>
      <w:r w:rsidR="00973511">
        <w:t xml:space="preserve"> </w:t>
      </w:r>
      <w:r w:rsidR="00973511" w:rsidRPr="00F2317F">
        <w:t>(plural:</w:t>
      </w:r>
      <w:r w:rsidR="00973511" w:rsidRPr="009C769A">
        <w:rPr>
          <w:b/>
        </w:rPr>
        <w:t xml:space="preserve"> apices</w:t>
      </w:r>
      <w:r w:rsidR="00973511" w:rsidRPr="00F2317F">
        <w:t>)</w:t>
      </w:r>
      <w:r w:rsidR="00973511" w:rsidRPr="009C769A">
        <w:rPr>
          <w:b/>
        </w:rPr>
        <w:t xml:space="preserve"> </w:t>
      </w:r>
      <w:r w:rsidR="00973511">
        <w:t>– tip of a cell (in species that have one or more attenuated endings)</w:t>
      </w:r>
    </w:p>
    <w:p w14:paraId="5F9E49C6" w14:textId="77777777" w:rsidR="00973511" w:rsidRPr="00CF48AE" w:rsidRDefault="00A174A4" w:rsidP="002B5B88">
      <w:pPr>
        <w:pStyle w:val="glossary"/>
      </w:pPr>
      <w:r>
        <w:rPr>
          <w:b/>
        </w:rPr>
        <w:t>a</w:t>
      </w:r>
      <w:r w:rsidR="00973511" w:rsidRPr="009C769A">
        <w:rPr>
          <w:b/>
        </w:rPr>
        <w:t xml:space="preserve">pical axis – </w:t>
      </w:r>
      <w:r w:rsidR="00973511" w:rsidRPr="00711385">
        <w:t>in diatoms:</w:t>
      </w:r>
      <w:r w:rsidR="00973511" w:rsidRPr="009C769A">
        <w:rPr>
          <w:b/>
        </w:rPr>
        <w:t xml:space="preserve"> </w:t>
      </w:r>
      <w:r w:rsidR="00973511" w:rsidRPr="00CF48AE">
        <w:t>axis linking the two poles of a valve</w:t>
      </w:r>
    </w:p>
    <w:p w14:paraId="56810FB7" w14:textId="662A6633" w:rsidR="00EB1C3E" w:rsidRDefault="00A174A4" w:rsidP="00EB1C3E">
      <w:pPr>
        <w:pStyle w:val="glossary"/>
      </w:pPr>
      <w:r w:rsidRPr="00177E0E">
        <w:rPr>
          <w:b/>
          <w:highlight w:val="green"/>
        </w:rPr>
        <w:t>a</w:t>
      </w:r>
      <w:r w:rsidR="00973511" w:rsidRPr="00177E0E">
        <w:rPr>
          <w:b/>
          <w:highlight w:val="green"/>
        </w:rPr>
        <w:t>piculate</w:t>
      </w:r>
      <w:r w:rsidR="00973511" w:rsidRPr="009C769A">
        <w:rPr>
          <w:b/>
        </w:rPr>
        <w:t xml:space="preserve"> – </w:t>
      </w:r>
      <w:r w:rsidR="00973511" w:rsidRPr="006E1EB1">
        <w:t>terminating in a short, sharp, flexible point</w:t>
      </w:r>
      <w:r w:rsidR="00B37CB0">
        <w:t>.</w:t>
      </w:r>
      <w:r w:rsidR="00973511" w:rsidRPr="00922B7E">
        <w:rPr>
          <w:color w:val="FF0000"/>
        </w:rPr>
        <w:t xml:space="preserve"> </w:t>
      </w:r>
      <w:r w:rsidR="00B37CB0">
        <w:rPr>
          <w:color w:val="FF0000"/>
        </w:rPr>
        <w:t>I</w:t>
      </w:r>
      <w:r w:rsidR="00973511" w:rsidRPr="00922B7E">
        <w:rPr>
          <w:color w:val="FF0000"/>
        </w:rPr>
        <w:t xml:space="preserve">n diatoms: </w:t>
      </w:r>
      <w:r w:rsidR="00973511" w:rsidRPr="00F532F6">
        <w:rPr>
          <w:color w:val="FF0000"/>
        </w:rPr>
        <w:t xml:space="preserve">having a short broad tip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3044B0B4" w14:textId="77777777" w:rsidR="00973511" w:rsidRPr="00C74234" w:rsidRDefault="00A174A4" w:rsidP="00EB1C3E">
      <w:pPr>
        <w:pStyle w:val="glossary"/>
      </w:pPr>
      <w:r>
        <w:rPr>
          <w:b/>
        </w:rPr>
        <w:t>a</w:t>
      </w:r>
      <w:r w:rsidR="00973511" w:rsidRPr="00AD6A6D">
        <w:rPr>
          <w:b/>
        </w:rPr>
        <w:t>planospores</w:t>
      </w:r>
      <w:r w:rsidR="00973511" w:rsidRPr="00AD6A6D">
        <w:t xml:space="preserve"> – </w:t>
      </w:r>
      <w:r w:rsidR="00054734" w:rsidRPr="00AD6A6D">
        <w:t>non-motile spores formed asexually within the parent cell, having no</w:t>
      </w:r>
      <w:r w:rsidR="00054734">
        <w:t xml:space="preserve"> flagella</w:t>
      </w:r>
    </w:p>
    <w:p w14:paraId="563BBF55" w14:textId="6C2A2F22" w:rsidR="00973511" w:rsidRDefault="00A174A4" w:rsidP="002B5B88">
      <w:pPr>
        <w:pStyle w:val="glossary"/>
      </w:pPr>
      <w:r w:rsidRPr="003B119E">
        <w:rPr>
          <w:b/>
          <w:highlight w:val="yellow"/>
        </w:rPr>
        <w:t>a</w:t>
      </w:r>
      <w:r w:rsidR="00973511" w:rsidRPr="003B119E">
        <w:rPr>
          <w:b/>
          <w:highlight w:val="yellow"/>
        </w:rPr>
        <w:t>rcuate</w:t>
      </w:r>
      <w:r w:rsidR="00973511">
        <w:t xml:space="preserve"> – </w:t>
      </w:r>
      <w:ins w:id="5" w:author="Tamar Zohary" w:date="2026-06-25T10:37:00Z" w16du:dateUtc="2026-06-25T07:37:00Z">
        <w:r w:rsidR="00597224">
          <w:t>curved bow-shaped</w:t>
        </w:r>
      </w:ins>
      <w:r w:rsidR="00597224">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4D2806D4" w14:textId="77777777" w:rsidR="00973511" w:rsidRPr="009C769A" w:rsidRDefault="00A174A4" w:rsidP="002B5B88">
      <w:pPr>
        <w:pStyle w:val="glossary"/>
        <w:rPr>
          <w:b/>
        </w:rPr>
      </w:pPr>
      <w:r>
        <w:rPr>
          <w:b/>
        </w:rPr>
        <w:t>a</w:t>
      </w:r>
      <w:r w:rsidR="00973511" w:rsidRPr="009C769A">
        <w:rPr>
          <w:b/>
        </w:rPr>
        <w:t xml:space="preserve">reola </w:t>
      </w:r>
      <w:r w:rsidR="00973511" w:rsidRPr="00F2317F">
        <w:t>(plural:</w:t>
      </w:r>
      <w:r w:rsidR="00973511" w:rsidRPr="009C769A">
        <w:rPr>
          <w:b/>
        </w:rPr>
        <w:t xml:space="preserve"> areolae</w:t>
      </w:r>
      <w:r w:rsidR="00973511" w:rsidRPr="00F2317F">
        <w:t>)</w:t>
      </w:r>
      <w:r w:rsidR="00973511" w:rsidRPr="009C769A">
        <w:rPr>
          <w:b/>
        </w:rPr>
        <w:t xml:space="preserve"> </w:t>
      </w:r>
      <w:r w:rsidR="00973511" w:rsidRPr="00F2317F">
        <w:t>– a regular, repeated perforation through the siliceous layer on the valve of a diatom cell</w:t>
      </w:r>
    </w:p>
    <w:p w14:paraId="139AE2E3" w14:textId="77777777" w:rsidR="00973511" w:rsidRDefault="00A174A4" w:rsidP="002B5B88">
      <w:pPr>
        <w:pStyle w:val="glossary"/>
      </w:pPr>
      <w:r>
        <w:rPr>
          <w:b/>
        </w:rPr>
        <w:t>a</w:t>
      </w:r>
      <w:r w:rsidR="00973511" w:rsidRPr="00BB17B9">
        <w:rPr>
          <w:b/>
        </w:rPr>
        <w:t>thecate</w:t>
      </w:r>
      <w:r w:rsidR="00973511">
        <w:t xml:space="preserve"> – in dinoflagellates: ‘naked’, not having thecae, not being enclosed in a shell of cellulose plates</w:t>
      </w:r>
    </w:p>
    <w:p w14:paraId="37FED936" w14:textId="77777777" w:rsidR="00973511" w:rsidRDefault="00A174A4" w:rsidP="002B5B88">
      <w:pPr>
        <w:pStyle w:val="glossary"/>
      </w:pPr>
      <w:r>
        <w:rPr>
          <w:b/>
        </w:rPr>
        <w:t>a</w:t>
      </w:r>
      <w:r w:rsidR="00973511" w:rsidRPr="009C769A">
        <w:rPr>
          <w:b/>
        </w:rPr>
        <w:t>ttenuated</w:t>
      </w:r>
      <w:r w:rsidR="00973511">
        <w:t xml:space="preserve"> – long, narrow and sometimes tapering</w:t>
      </w:r>
    </w:p>
    <w:p w14:paraId="46DFAFAE" w14:textId="77777777" w:rsidR="00973511" w:rsidRPr="009C769A" w:rsidRDefault="00A174A4" w:rsidP="002B5B88">
      <w:pPr>
        <w:pStyle w:val="glossary"/>
        <w:rPr>
          <w:b/>
        </w:rPr>
      </w:pPr>
      <w:r>
        <w:rPr>
          <w:b/>
        </w:rPr>
        <w:t>a</w:t>
      </w:r>
      <w:r w:rsidR="00973511" w:rsidRPr="009C769A">
        <w:rPr>
          <w:b/>
        </w:rPr>
        <w:t>utogamy</w:t>
      </w:r>
      <w:r w:rsidR="00973511">
        <w:t xml:space="preserve"> – </w:t>
      </w:r>
      <w:r w:rsidR="00973511" w:rsidRPr="00F2317F">
        <w:t xml:space="preserve">non-sexual reproduction, </w:t>
      </w:r>
      <w:r w:rsidR="00973511" w:rsidRPr="00BB4B8D">
        <w:t>self-fertilization or conjugation in an individual organism by division of its nucleus into two parts that in turn reunite to form a zygote</w:t>
      </w:r>
    </w:p>
    <w:p w14:paraId="0E636F7F" w14:textId="77777777" w:rsidR="00973511" w:rsidRDefault="00A174A4" w:rsidP="002B5B88">
      <w:pPr>
        <w:pStyle w:val="glossary"/>
      </w:pPr>
      <w:r>
        <w:rPr>
          <w:b/>
        </w:rPr>
        <w:t>a</w:t>
      </w:r>
      <w:r w:rsidR="00973511" w:rsidRPr="009C769A">
        <w:rPr>
          <w:b/>
        </w:rPr>
        <w:t>uxospore</w:t>
      </w:r>
      <w:r w:rsidR="00973511">
        <w:t xml:space="preserve"> – large cell resulting from sexual reproduction or autogamy.  In diatoms, they lack the rigid valves, instead they are covered by delicate siliceous scales or bands</w:t>
      </w:r>
    </w:p>
    <w:p w14:paraId="17B900FA" w14:textId="77777777" w:rsidR="00973511" w:rsidRDefault="00A174A4" w:rsidP="002B5B88">
      <w:pPr>
        <w:pStyle w:val="glossary"/>
      </w:pPr>
      <w:r>
        <w:rPr>
          <w:b/>
        </w:rPr>
        <w:t>a</w:t>
      </w:r>
      <w:r w:rsidR="00973511" w:rsidRPr="009C769A">
        <w:rPr>
          <w:b/>
        </w:rPr>
        <w:t>xial</w:t>
      </w:r>
      <w:r w:rsidR="00973511">
        <w:t xml:space="preserve"> – along the axis</w:t>
      </w:r>
    </w:p>
    <w:p w14:paraId="2F67463F" w14:textId="77777777" w:rsidR="00973511" w:rsidRDefault="00973511" w:rsidP="002B5B88">
      <w:pPr>
        <w:pStyle w:val="glossary"/>
      </w:pPr>
    </w:p>
    <w:p w14:paraId="0776FA49" w14:textId="0DB04C06" w:rsidR="001E7A95" w:rsidRDefault="001E7A95" w:rsidP="002B5B88">
      <w:pPr>
        <w:pStyle w:val="glossary"/>
        <w:rPr>
          <w:b/>
        </w:rPr>
      </w:pPr>
      <w:r>
        <w:rPr>
          <w:b/>
        </w:rPr>
        <w:t xml:space="preserve">benthic (benthonic) </w:t>
      </w:r>
      <w:r w:rsidRPr="001E7A95">
        <w:rPr>
          <w:bCs/>
        </w:rPr>
        <w:t>– occurring on the bottom of a water body</w:t>
      </w:r>
    </w:p>
    <w:p w14:paraId="27FEA70B" w14:textId="70765A66" w:rsidR="00973511" w:rsidRDefault="00A174A4" w:rsidP="002B5B88">
      <w:pPr>
        <w:pStyle w:val="glossary"/>
      </w:pPr>
      <w:r>
        <w:rPr>
          <w:b/>
        </w:rPr>
        <w:t>b</w:t>
      </w:r>
      <w:r w:rsidR="00973511" w:rsidRPr="009C769A">
        <w:rPr>
          <w:b/>
        </w:rPr>
        <w:t>ilateral symmetry</w:t>
      </w:r>
      <w:r w:rsidR="00973511">
        <w:t xml:space="preserve"> – symmetry about a single middle line</w:t>
      </w:r>
    </w:p>
    <w:p w14:paraId="6F5B27C3" w14:textId="77777777" w:rsidR="00973511" w:rsidRDefault="00A174A4" w:rsidP="002B5B88">
      <w:pPr>
        <w:pStyle w:val="glossary"/>
      </w:pPr>
      <w:r w:rsidRPr="003B119E">
        <w:rPr>
          <w:b/>
          <w:highlight w:val="yellow"/>
        </w:rPr>
        <w:t>b</w:t>
      </w:r>
      <w:r w:rsidR="00973511" w:rsidRPr="003B119E">
        <w:rPr>
          <w:b/>
          <w:highlight w:val="yellow"/>
        </w:rPr>
        <w:t>road linear</w:t>
      </w:r>
      <w:r w:rsidR="00973511">
        <w:t xml:space="preserve"> –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17114AB8" w14:textId="77777777" w:rsidR="00973511" w:rsidRDefault="00973511" w:rsidP="002B5B88">
      <w:pPr>
        <w:pStyle w:val="glossary"/>
      </w:pPr>
    </w:p>
    <w:p w14:paraId="0D6C3775" w14:textId="71C6973F" w:rsidR="00973511" w:rsidRPr="00711385" w:rsidRDefault="00A174A4" w:rsidP="00973511">
      <w:pPr>
        <w:pStyle w:val="glossary"/>
      </w:pPr>
      <w:r w:rsidRPr="00F67A9A">
        <w:rPr>
          <w:b/>
          <w:highlight w:val="green"/>
        </w:rPr>
        <w:t>c</w:t>
      </w:r>
      <w:r w:rsidR="00973511" w:rsidRPr="00F67A9A">
        <w:rPr>
          <w:b/>
          <w:highlight w:val="green"/>
        </w:rPr>
        <w:t>apitate</w:t>
      </w:r>
      <w:r w:rsidR="00973511" w:rsidRPr="000A1652">
        <w:rPr>
          <w:b/>
        </w:rPr>
        <w:t xml:space="preserve"> </w:t>
      </w:r>
      <w:r w:rsidR="00973511">
        <w:t xml:space="preserve">– </w:t>
      </w:r>
      <w:r w:rsidR="00973511" w:rsidRPr="003604A0">
        <w:rPr>
          <w:iCs/>
          <w:color w:val="FF0000"/>
        </w:rPr>
        <w:t>having a part that is enlarged and rounded</w:t>
      </w:r>
      <w:r w:rsidR="003B119E">
        <w:rPr>
          <w:iCs/>
          <w:color w:val="FF0000"/>
        </w:rPr>
        <w:t xml:space="preserve"> (like a </w:t>
      </w:r>
      <w:proofErr w:type="gramStart"/>
      <w:r w:rsidR="003B119E">
        <w:rPr>
          <w:iCs/>
          <w:color w:val="FF0000"/>
        </w:rPr>
        <w:t xml:space="preserve">head) </w:t>
      </w:r>
      <w:r w:rsidR="00973511" w:rsidRPr="00711385">
        <w:rPr>
          <w:highlight w:val="yellow"/>
        </w:rPr>
        <w:t xml:space="preserve"> </w:t>
      </w:r>
      <w:r w:rsidR="00EB1C3E" w:rsidRPr="00711385">
        <w:rPr>
          <w:highlight w:val="yellow"/>
        </w:rPr>
        <w:t>see</w:t>
      </w:r>
      <w:proofErr w:type="gramEnd"/>
      <w:r w:rsidR="00EB1C3E" w:rsidRPr="00711385">
        <w:rPr>
          <w:highlight w:val="yellow"/>
        </w:rPr>
        <w:t xml:space="preserv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0B984957" w14:textId="77777777" w:rsidR="00973511" w:rsidRPr="00D306AE" w:rsidRDefault="00A174A4" w:rsidP="002B5B88">
      <w:pPr>
        <w:pStyle w:val="glossary"/>
        <w:rPr>
          <w:b/>
        </w:rPr>
      </w:pPr>
      <w:r>
        <w:rPr>
          <w:b/>
        </w:rPr>
        <w:t>c</w:t>
      </w:r>
      <w:r w:rsidR="00973511" w:rsidRPr="00D306AE">
        <w:rPr>
          <w:b/>
        </w:rPr>
        <w:t xml:space="preserve">audus </w:t>
      </w:r>
      <w:r w:rsidR="001C4975">
        <w:t>–</w:t>
      </w:r>
      <w:r w:rsidR="00973511" w:rsidRPr="00D306AE">
        <w:rPr>
          <w:b/>
        </w:rPr>
        <w:t xml:space="preserve"> </w:t>
      </w:r>
      <w:r w:rsidR="00973511" w:rsidRPr="00B43197">
        <w:t>‘tail’ of euglenophytes</w:t>
      </w:r>
    </w:p>
    <w:p w14:paraId="6C424D2B" w14:textId="1773A40B" w:rsidR="00973511" w:rsidRDefault="00A174A4" w:rsidP="002B5B88">
      <w:pPr>
        <w:pStyle w:val="glossary"/>
      </w:pPr>
      <w:r>
        <w:rPr>
          <w:b/>
        </w:rPr>
        <w:t>c</w:t>
      </w:r>
      <w:r w:rsidR="00973511" w:rsidRPr="009B445C">
        <w:rPr>
          <w:b/>
        </w:rPr>
        <w:t>ingulum (</w:t>
      </w:r>
      <w:r w:rsidR="00973511" w:rsidRPr="00575860">
        <w:t>plural</w:t>
      </w:r>
      <w:r w:rsidR="00973511" w:rsidRPr="009B445C">
        <w:rPr>
          <w:b/>
        </w:rPr>
        <w:t xml:space="preserve">: cingula) – </w:t>
      </w:r>
      <w:r w:rsidR="00973511" w:rsidRPr="00575860">
        <w:t xml:space="preserve">portion of the diatom </w:t>
      </w:r>
      <w:r w:rsidR="00973511" w:rsidRPr="00575860">
        <w:rPr>
          <w:b/>
        </w:rPr>
        <w:t>girdle</w:t>
      </w:r>
      <w:r w:rsidR="00973511" w:rsidRPr="00575860">
        <w:t xml:space="preserve"> associated with a single valve. In dinoflagellates: a transverse groove that encircles the cell and holds the transverse </w:t>
      </w:r>
      <w:r w:rsidR="00973511" w:rsidRPr="008D7873">
        <w:rPr>
          <w:b/>
        </w:rPr>
        <w:t>flagellum</w:t>
      </w:r>
      <w:r w:rsidR="00973511" w:rsidRPr="00575860">
        <w:t xml:space="preserve"> in place. </w:t>
      </w:r>
    </w:p>
    <w:p w14:paraId="0006643B" w14:textId="373A0C32" w:rsidR="00716310" w:rsidRDefault="00716310" w:rsidP="002B5B88">
      <w:pPr>
        <w:pStyle w:val="glossary"/>
        <w:rPr>
          <w:b/>
          <w:color w:val="000000"/>
        </w:rPr>
      </w:pPr>
      <w:r>
        <w:rPr>
          <w:b/>
          <w:color w:val="000000"/>
        </w:rPr>
        <w:t xml:space="preserve">clathrate – </w:t>
      </w:r>
      <w:r w:rsidRPr="00716310">
        <w:rPr>
          <w:bCs/>
          <w:color w:val="000000"/>
        </w:rPr>
        <w:t>forming a net.</w:t>
      </w:r>
      <w:r>
        <w:rPr>
          <w:b/>
          <w:color w:val="000000"/>
        </w:rPr>
        <w:t xml:space="preserve"> </w:t>
      </w:r>
      <w:r w:rsidRPr="00716310">
        <w:rPr>
          <w:bCs/>
          <w:color w:val="000000"/>
        </w:rPr>
        <w:t>Refers to mucilaginous colonies of cyanobacteria and a few chlorophytes which include extensive internal “holes” or spaces that are in contact with the external environment.</w:t>
      </w:r>
      <w:r>
        <w:rPr>
          <w:b/>
          <w:color w:val="000000"/>
        </w:rPr>
        <w:t xml:space="preserve"> </w:t>
      </w:r>
    </w:p>
    <w:p w14:paraId="46975E29" w14:textId="548150D2" w:rsidR="00973511" w:rsidRDefault="00A174A4" w:rsidP="002B5B88">
      <w:pPr>
        <w:pStyle w:val="glossary"/>
        <w:rPr>
          <w:b/>
          <w:color w:val="000000"/>
        </w:rPr>
      </w:pPr>
      <w:r>
        <w:rPr>
          <w:b/>
          <w:color w:val="000000"/>
        </w:rPr>
        <w:lastRenderedPageBreak/>
        <w:t>c</w:t>
      </w:r>
      <w:r w:rsidR="00973511">
        <w:rPr>
          <w:b/>
          <w:color w:val="000000"/>
        </w:rPr>
        <w:t xml:space="preserve">onductivity – </w:t>
      </w:r>
      <w:r w:rsidR="00973511">
        <w:rPr>
          <w:color w:val="000000"/>
        </w:rPr>
        <w:t xml:space="preserve">specific conductance, </w:t>
      </w:r>
      <w:r w:rsidR="00973511">
        <w:rPr>
          <w:rFonts w:ascii="Symbol" w:hAnsi="Symbol"/>
          <w:color w:val="000000"/>
        </w:rPr>
        <w:t></w:t>
      </w:r>
      <w:r w:rsidR="00973511">
        <w:rPr>
          <w:color w:val="000000"/>
        </w:rPr>
        <w:t>S cm</w:t>
      </w:r>
      <w:r w:rsidR="00973511">
        <w:rPr>
          <w:color w:val="000000"/>
          <w:vertAlign w:val="superscript"/>
        </w:rPr>
        <w:t>-1</w:t>
      </w:r>
      <w:r w:rsidR="00973511">
        <w:rPr>
          <w:b/>
          <w:color w:val="000000"/>
        </w:rPr>
        <w:t xml:space="preserve"> </w:t>
      </w:r>
    </w:p>
    <w:p w14:paraId="3804282E" w14:textId="77777777" w:rsidR="00973511" w:rsidRDefault="00A174A4" w:rsidP="002B5B88">
      <w:pPr>
        <w:pStyle w:val="glossary"/>
      </w:pPr>
      <w:r>
        <w:rPr>
          <w:b/>
        </w:rPr>
        <w:t>c</w:t>
      </w:r>
      <w:r w:rsidR="00973511" w:rsidRPr="009B445C">
        <w:rPr>
          <w:b/>
        </w:rPr>
        <w:t>onjugation</w:t>
      </w:r>
      <w:r w:rsidR="00973511">
        <w:t xml:space="preserve"> – a form of sexual reproduction where neither gamete is flagellated. This type of reproduction, typical of the Zygnematalean (conjugating) green algae, cells attach to each other so that the gametes can fuse. </w:t>
      </w:r>
    </w:p>
    <w:p w14:paraId="12864C06" w14:textId="77777777" w:rsidR="00973511" w:rsidRDefault="00A174A4" w:rsidP="002B5B88">
      <w:pPr>
        <w:pStyle w:val="glossary"/>
      </w:pPr>
      <w:r>
        <w:rPr>
          <w:b/>
        </w:rPr>
        <w:t>c</w:t>
      </w:r>
      <w:r w:rsidR="00973511" w:rsidRPr="009B445C">
        <w:rPr>
          <w:b/>
        </w:rPr>
        <w:t>osta</w:t>
      </w:r>
      <w:r w:rsidR="00973511">
        <w:t xml:space="preserve"> (Plural: </w:t>
      </w:r>
      <w:r w:rsidR="00973511" w:rsidRPr="009B445C">
        <w:rPr>
          <w:b/>
        </w:rPr>
        <w:t>costae</w:t>
      </w:r>
      <w:r w:rsidR="00973511">
        <w:t xml:space="preserve">) – rib-like </w:t>
      </w:r>
      <w:r w:rsidR="00973511" w:rsidRPr="00C74234">
        <w:t>longitudinal cell wall thickening</w:t>
      </w:r>
    </w:p>
    <w:p w14:paraId="451F3774" w14:textId="77777777" w:rsidR="00EB1C3E" w:rsidRDefault="00A174A4" w:rsidP="00EB1C3E">
      <w:pPr>
        <w:pStyle w:val="glossary"/>
      </w:pPr>
      <w:r w:rsidRPr="00F67A9A">
        <w:rPr>
          <w:b/>
          <w:highlight w:val="green"/>
        </w:rPr>
        <w:t>c</w:t>
      </w:r>
      <w:r w:rsidR="00973511" w:rsidRPr="00F67A9A">
        <w:rPr>
          <w:b/>
          <w:highlight w:val="green"/>
        </w:rPr>
        <w:t>uneate</w:t>
      </w:r>
      <w:r w:rsidR="00973511" w:rsidRPr="00D306AE">
        <w:rPr>
          <w:b/>
        </w:rPr>
        <w:t xml:space="preserve"> -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599F3C99" w14:textId="77777777" w:rsidR="00973511" w:rsidRDefault="00973511" w:rsidP="00EB1C3E">
      <w:pPr>
        <w:pStyle w:val="glossary"/>
      </w:pPr>
    </w:p>
    <w:p w14:paraId="24347608" w14:textId="125754E4" w:rsidR="00DB109D" w:rsidRDefault="00DB109D" w:rsidP="002B5B88">
      <w:pPr>
        <w:pStyle w:val="glossary"/>
        <w:rPr>
          <w:b/>
        </w:rPr>
      </w:pPr>
      <w:r>
        <w:rPr>
          <w:b/>
        </w:rPr>
        <w:t xml:space="preserve">DO </w:t>
      </w:r>
      <w:r w:rsidRPr="00DB109D">
        <w:rPr>
          <w:bCs/>
        </w:rPr>
        <w:t>– dissolved oxygen</w:t>
      </w:r>
    </w:p>
    <w:p w14:paraId="5EB3AA31" w14:textId="587BE607" w:rsidR="00DB109D" w:rsidRDefault="00DB109D" w:rsidP="002B5B88">
      <w:pPr>
        <w:pStyle w:val="glossary"/>
      </w:pPr>
      <w:r>
        <w:rPr>
          <w:b/>
        </w:rPr>
        <w:t xml:space="preserve">DOC </w:t>
      </w:r>
      <w:r>
        <w:t>– dissolved organic carbon</w:t>
      </w:r>
    </w:p>
    <w:p w14:paraId="347D39CD" w14:textId="77777777" w:rsidR="00DB109D" w:rsidRDefault="00DB109D" w:rsidP="00DB109D">
      <w:pPr>
        <w:pStyle w:val="glossary"/>
      </w:pPr>
      <w:r>
        <w:rPr>
          <w:b/>
        </w:rPr>
        <w:t xml:space="preserve">DON </w:t>
      </w:r>
      <w:r>
        <w:t>– dissolved organic nitrogen</w:t>
      </w:r>
    </w:p>
    <w:p w14:paraId="0DF7AAC7" w14:textId="6D72643A" w:rsidR="00DB109D" w:rsidRDefault="00DB109D" w:rsidP="00DB109D">
      <w:pPr>
        <w:pStyle w:val="glossary"/>
      </w:pPr>
      <w:r>
        <w:rPr>
          <w:b/>
        </w:rPr>
        <w:t xml:space="preserve">DOP </w:t>
      </w:r>
      <w:r>
        <w:t>– dissolved organic phosphorus</w:t>
      </w:r>
    </w:p>
    <w:p w14:paraId="4CE4A328" w14:textId="441E6FCB" w:rsidR="00973511" w:rsidRDefault="00A174A4" w:rsidP="002B5B88">
      <w:pPr>
        <w:pStyle w:val="glossary"/>
      </w:pPr>
      <w:r>
        <w:rPr>
          <w:b/>
        </w:rPr>
        <w:t>d</w:t>
      </w:r>
      <w:r w:rsidR="00973511" w:rsidRPr="009C769A">
        <w:rPr>
          <w:b/>
        </w:rPr>
        <w:t>orsal</w:t>
      </w:r>
      <w:r w:rsidR="00973511">
        <w:t xml:space="preserve"> – back side, opposite of ventral</w:t>
      </w:r>
    </w:p>
    <w:p w14:paraId="7A540CBF" w14:textId="77777777" w:rsidR="00EB1C3E" w:rsidRDefault="00A174A4" w:rsidP="00EB1C3E">
      <w:pPr>
        <w:pStyle w:val="glossary"/>
      </w:pPr>
      <w:r>
        <w:rPr>
          <w:b/>
        </w:rPr>
        <w:t>d</w:t>
      </w:r>
      <w:r w:rsidR="00973511" w:rsidRPr="009C769A">
        <w:rPr>
          <w:b/>
        </w:rPr>
        <w:t>orsiventral</w:t>
      </w:r>
      <w:r w:rsidR="00973511">
        <w:t xml:space="preserve"> – in diatoms: a cell with different curvature to its two sides connecting the apices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0579E5B7" w14:textId="77777777" w:rsidR="00973511" w:rsidRDefault="00973511" w:rsidP="00EB1C3E">
      <w:pPr>
        <w:pStyle w:val="glossary"/>
      </w:pPr>
    </w:p>
    <w:p w14:paraId="6115FDDC" w14:textId="0236FDFF" w:rsidR="001E7A95" w:rsidRDefault="001E7A95" w:rsidP="001E7A95">
      <w:pPr>
        <w:pStyle w:val="glossary"/>
      </w:pPr>
      <w:r>
        <w:rPr>
          <w:b/>
        </w:rPr>
        <w:t>e</w:t>
      </w:r>
      <w:r w:rsidRPr="00BB17B9">
        <w:rPr>
          <w:b/>
        </w:rPr>
        <w:t>pi</w:t>
      </w:r>
      <w:r>
        <w:rPr>
          <w:b/>
        </w:rPr>
        <w:t xml:space="preserve">lithic </w:t>
      </w:r>
      <w:r>
        <w:t>– occurring on rocks and pebbles</w:t>
      </w:r>
    </w:p>
    <w:p w14:paraId="04ECD98E" w14:textId="6EB4FB12" w:rsidR="001E7A95" w:rsidRDefault="001E7A95" w:rsidP="001E7A95">
      <w:pPr>
        <w:pStyle w:val="glossary"/>
      </w:pPr>
      <w:r>
        <w:rPr>
          <w:b/>
        </w:rPr>
        <w:t>e</w:t>
      </w:r>
      <w:r w:rsidRPr="00BB17B9">
        <w:rPr>
          <w:b/>
        </w:rPr>
        <w:t>pi</w:t>
      </w:r>
      <w:r>
        <w:rPr>
          <w:b/>
        </w:rPr>
        <w:t>pelic</w:t>
      </w:r>
      <w:r>
        <w:t xml:space="preserve"> – occurring on mud</w:t>
      </w:r>
    </w:p>
    <w:p w14:paraId="3EDA58E8" w14:textId="281F4717" w:rsidR="001E7A95" w:rsidRDefault="001E7A95" w:rsidP="002B5B88">
      <w:pPr>
        <w:pStyle w:val="glossary"/>
      </w:pPr>
      <w:r>
        <w:rPr>
          <w:b/>
        </w:rPr>
        <w:t>e</w:t>
      </w:r>
      <w:r w:rsidRPr="00BB17B9">
        <w:rPr>
          <w:b/>
        </w:rPr>
        <w:t>pi</w:t>
      </w:r>
      <w:r>
        <w:rPr>
          <w:b/>
        </w:rPr>
        <w:t>phytic</w:t>
      </w:r>
      <w:r>
        <w:t xml:space="preserve"> – occurring on aquatic plants</w:t>
      </w:r>
    </w:p>
    <w:p w14:paraId="306E475E" w14:textId="4ED43AA3" w:rsidR="00973511" w:rsidRDefault="00A174A4" w:rsidP="002B5B88">
      <w:pPr>
        <w:pStyle w:val="glossary"/>
      </w:pPr>
      <w:r>
        <w:rPr>
          <w:b/>
        </w:rPr>
        <w:t>e</w:t>
      </w:r>
      <w:r w:rsidR="00973511" w:rsidRPr="00BB17B9">
        <w:rPr>
          <w:b/>
        </w:rPr>
        <w:t>pitheca</w:t>
      </w:r>
      <w:r w:rsidR="00973511">
        <w:t xml:space="preserve"> – in dinoflagellates: the upper theca of the dinoflagellate cellulose shell, which together with the hypotheca makes a full cell covering.</w:t>
      </w:r>
    </w:p>
    <w:p w14:paraId="11B4A93C" w14:textId="77777777" w:rsidR="00404345" w:rsidRDefault="00A174A4" w:rsidP="002B5B88">
      <w:pPr>
        <w:pStyle w:val="glossary"/>
      </w:pPr>
      <w:r>
        <w:rPr>
          <w:b/>
          <w:bCs/>
        </w:rPr>
        <w:t>e</w:t>
      </w:r>
      <w:r w:rsidR="00404345" w:rsidRPr="00404345">
        <w:rPr>
          <w:b/>
          <w:bCs/>
        </w:rPr>
        <w:t>ulittoral zone</w:t>
      </w:r>
      <w:r w:rsidR="00404345">
        <w:rPr>
          <w:b/>
          <w:bCs/>
        </w:rPr>
        <w:t xml:space="preserve"> </w:t>
      </w:r>
      <w:r w:rsidR="00404345" w:rsidRPr="00404345">
        <w:t>– the lake region</w:t>
      </w:r>
      <w:r w:rsidR="00404345">
        <w:t xml:space="preserve"> between maximum and minimum water level.</w:t>
      </w:r>
    </w:p>
    <w:p w14:paraId="5ACD0C3B" w14:textId="77777777" w:rsidR="00973511" w:rsidRDefault="00A174A4" w:rsidP="002B5B88">
      <w:pPr>
        <w:pStyle w:val="glossary"/>
      </w:pPr>
      <w:r>
        <w:rPr>
          <w:b/>
        </w:rPr>
        <w:t>e</w:t>
      </w:r>
      <w:r w:rsidR="00973511" w:rsidRPr="009B445C">
        <w:rPr>
          <w:b/>
        </w:rPr>
        <w:t>yespot</w:t>
      </w:r>
      <w:r w:rsidR="00973511">
        <w:t xml:space="preserve"> – light-sensitive, typically red-colored (carotenoid pigments) spot or organelle in algal cells </w:t>
      </w:r>
    </w:p>
    <w:p w14:paraId="075B1E6F" w14:textId="77777777" w:rsidR="00973511" w:rsidRDefault="00973511" w:rsidP="002B5B88">
      <w:pPr>
        <w:pStyle w:val="glossary"/>
      </w:pPr>
    </w:p>
    <w:p w14:paraId="4DAB4A7C" w14:textId="77777777" w:rsidR="00973511" w:rsidRPr="009B445C" w:rsidRDefault="00A174A4" w:rsidP="002B5B88">
      <w:pPr>
        <w:pStyle w:val="glossary"/>
        <w:rPr>
          <w:b/>
        </w:rPr>
      </w:pPr>
      <w:r>
        <w:rPr>
          <w:b/>
        </w:rPr>
        <w:t>f</w:t>
      </w:r>
      <w:r w:rsidR="00973511" w:rsidRPr="009B445C">
        <w:rPr>
          <w:b/>
        </w:rPr>
        <w:t xml:space="preserve">ibula </w:t>
      </w:r>
      <w:r w:rsidR="00973511" w:rsidRPr="008D7873">
        <w:t>(plural:</w:t>
      </w:r>
      <w:r w:rsidR="00973511" w:rsidRPr="009B445C">
        <w:rPr>
          <w:b/>
        </w:rPr>
        <w:t xml:space="preserve"> fibulae</w:t>
      </w:r>
      <w:r w:rsidR="00973511" w:rsidRPr="00A00F03">
        <w:t>) – in diatoms:</w:t>
      </w:r>
      <w:r w:rsidR="00973511" w:rsidRPr="009B445C">
        <w:rPr>
          <w:b/>
        </w:rPr>
        <w:t xml:space="preserve"> </w:t>
      </w:r>
      <w:r w:rsidR="00973511" w:rsidRPr="009C769A">
        <w:t xml:space="preserve">a bridge of silica between portions of the valve on either side of the </w:t>
      </w:r>
      <w:r w:rsidR="00973511" w:rsidRPr="00A00F03">
        <w:rPr>
          <w:b/>
        </w:rPr>
        <w:t>raphe</w:t>
      </w:r>
      <w:r w:rsidR="00973511" w:rsidRPr="009B445C">
        <w:rPr>
          <w:b/>
        </w:rPr>
        <w:t xml:space="preserve"> </w:t>
      </w:r>
    </w:p>
    <w:p w14:paraId="3F555FCC" w14:textId="77777777" w:rsidR="00973511" w:rsidRPr="009C769A" w:rsidRDefault="00A174A4" w:rsidP="002B5B88">
      <w:pPr>
        <w:pStyle w:val="glossary"/>
      </w:pPr>
      <w:r>
        <w:rPr>
          <w:b/>
        </w:rPr>
        <w:t>f</w:t>
      </w:r>
      <w:r w:rsidR="00973511" w:rsidRPr="009B445C">
        <w:rPr>
          <w:b/>
        </w:rPr>
        <w:t xml:space="preserve">lagellum </w:t>
      </w:r>
      <w:r w:rsidR="00973511" w:rsidRPr="008D7873">
        <w:t>(plural:</w:t>
      </w:r>
      <w:r w:rsidR="00973511" w:rsidRPr="009B445C">
        <w:rPr>
          <w:b/>
        </w:rPr>
        <w:t xml:space="preserve"> flagella) – </w:t>
      </w:r>
      <w:r w:rsidR="00973511" w:rsidRPr="009C769A">
        <w:t xml:space="preserve">long, thread-like organelle that projects out of the cell and functions in motility  </w:t>
      </w:r>
    </w:p>
    <w:p w14:paraId="4948EC67" w14:textId="77777777" w:rsidR="00973511" w:rsidRPr="009B445C" w:rsidRDefault="00A174A4" w:rsidP="002B5B88">
      <w:pPr>
        <w:pStyle w:val="glossary"/>
        <w:rPr>
          <w:b/>
        </w:rPr>
      </w:pPr>
      <w:r>
        <w:rPr>
          <w:b/>
        </w:rPr>
        <w:t>f</w:t>
      </w:r>
      <w:r w:rsidR="00973511" w:rsidRPr="009B445C">
        <w:rPr>
          <w:b/>
        </w:rPr>
        <w:t xml:space="preserve">rustule – </w:t>
      </w:r>
      <w:r w:rsidR="00973511" w:rsidRPr="009C769A">
        <w:t>the cell wall of a diatom cell</w:t>
      </w:r>
      <w:r w:rsidR="001F521C">
        <w:t>, composed of silica, comprised of two valves and a series of linking bands, the girdle</w:t>
      </w:r>
    </w:p>
    <w:p w14:paraId="0DA1F65A" w14:textId="77777777" w:rsidR="00973511" w:rsidRDefault="00A174A4" w:rsidP="002B5B88">
      <w:pPr>
        <w:pStyle w:val="glossary"/>
      </w:pPr>
      <w:r w:rsidRPr="003B119E">
        <w:rPr>
          <w:b/>
          <w:highlight w:val="yellow"/>
        </w:rPr>
        <w:t>f</w:t>
      </w:r>
      <w:r w:rsidR="00973511" w:rsidRPr="003B119E">
        <w:rPr>
          <w:b/>
          <w:highlight w:val="yellow"/>
        </w:rPr>
        <w:t>usiform</w:t>
      </w:r>
      <w:r w:rsidR="00973511">
        <w:t xml:space="preserve"> – elongated shape that is widest in the middle and tapering towards the ends</w:t>
      </w:r>
      <w:r w:rsidR="006D56A0">
        <w:t xml:space="preserve">. Spindle shape. Like an American football </w:t>
      </w:r>
    </w:p>
    <w:p w14:paraId="19748063" w14:textId="77777777" w:rsidR="00973511" w:rsidRDefault="00973511" w:rsidP="002B5B88">
      <w:pPr>
        <w:pStyle w:val="glossary"/>
      </w:pPr>
    </w:p>
    <w:p w14:paraId="256E1774" w14:textId="77777777" w:rsidR="00973511" w:rsidRDefault="00A174A4" w:rsidP="002B5B88">
      <w:pPr>
        <w:pStyle w:val="glossary"/>
      </w:pPr>
      <w:r>
        <w:rPr>
          <w:b/>
        </w:rPr>
        <w:t>g</w:t>
      </w:r>
      <w:r w:rsidR="00973511" w:rsidRPr="009B445C">
        <w:rPr>
          <w:b/>
        </w:rPr>
        <w:t>amete</w:t>
      </w:r>
      <w:r w:rsidR="00973511">
        <w:t xml:space="preserve"> – sex cell</w:t>
      </w:r>
    </w:p>
    <w:p w14:paraId="0B868D8B" w14:textId="77777777" w:rsidR="00973511" w:rsidRDefault="00A174A4" w:rsidP="002B5B88">
      <w:pPr>
        <w:pStyle w:val="glossary"/>
      </w:pPr>
      <w:r>
        <w:rPr>
          <w:b/>
        </w:rPr>
        <w:t>g</w:t>
      </w:r>
      <w:r w:rsidR="00973511" w:rsidRPr="009B445C">
        <w:rPr>
          <w:b/>
        </w:rPr>
        <w:t>ametangium</w:t>
      </w:r>
      <w:r w:rsidR="00973511">
        <w:t xml:space="preserve"> (plural: </w:t>
      </w:r>
      <w:r w:rsidR="00973511" w:rsidRPr="009B445C">
        <w:rPr>
          <w:b/>
        </w:rPr>
        <w:t>gametangia</w:t>
      </w:r>
      <w:r w:rsidR="00973511">
        <w:t>) – a cell containing the gametes</w:t>
      </w:r>
    </w:p>
    <w:p w14:paraId="43F0BD27" w14:textId="77777777" w:rsidR="00973511" w:rsidRPr="009B445C" w:rsidRDefault="00A174A4" w:rsidP="002B5B88">
      <w:pPr>
        <w:pStyle w:val="glossary"/>
        <w:rPr>
          <w:b/>
        </w:rPr>
      </w:pPr>
      <w:r>
        <w:rPr>
          <w:b/>
        </w:rPr>
        <w:t>g</w:t>
      </w:r>
      <w:r w:rsidR="00973511" w:rsidRPr="009B445C">
        <w:rPr>
          <w:b/>
        </w:rPr>
        <w:t xml:space="preserve">irdle </w:t>
      </w:r>
      <w:r w:rsidR="00973511">
        <w:t>– the region in a diatom frustule (shell) where the two valves overlap</w:t>
      </w:r>
    </w:p>
    <w:p w14:paraId="059548BA" w14:textId="414C08E3" w:rsidR="00973511" w:rsidRDefault="00A174A4" w:rsidP="002B5B88">
      <w:pPr>
        <w:pStyle w:val="glossary"/>
      </w:pPr>
      <w:r>
        <w:rPr>
          <w:b/>
        </w:rPr>
        <w:t>g</w:t>
      </w:r>
      <w:r w:rsidR="00973511" w:rsidRPr="009C769A">
        <w:rPr>
          <w:b/>
        </w:rPr>
        <w:t xml:space="preserve">irdle view </w:t>
      </w:r>
      <w:r w:rsidR="00973511" w:rsidRPr="009C769A">
        <w:t>–</w:t>
      </w:r>
      <w:r w:rsidR="00973511">
        <w:t xml:space="preserve"> in diatoms, the way the cell looks under the microscope when examined looking at the girdle of the cell (as opposed to the valve view, i.e. looking at the valve </w:t>
      </w:r>
      <w:r w:rsidR="003E314D">
        <w:t>side</w:t>
      </w:r>
      <w:r w:rsidR="00973511">
        <w:t xml:space="preserve"> of the cell)</w:t>
      </w:r>
    </w:p>
    <w:p w14:paraId="4B13CCF4" w14:textId="77777777" w:rsidR="00973511" w:rsidRDefault="00A174A4" w:rsidP="002B5B88">
      <w:pPr>
        <w:pStyle w:val="glossary"/>
      </w:pPr>
      <w:r>
        <w:rPr>
          <w:b/>
        </w:rPr>
        <w:t>g</w:t>
      </w:r>
      <w:r w:rsidR="00973511" w:rsidRPr="009B445C">
        <w:rPr>
          <w:b/>
        </w:rPr>
        <w:t>ullet</w:t>
      </w:r>
      <w:r w:rsidR="00973511">
        <w:t xml:space="preserve"> – a </w:t>
      </w:r>
      <w:r w:rsidR="000A5D5D">
        <w:t xml:space="preserve">longitudinal </w:t>
      </w:r>
      <w:r w:rsidR="00973511">
        <w:t xml:space="preserve">depression in the upper part of a cryptophyte, </w:t>
      </w:r>
      <w:proofErr w:type="spellStart"/>
      <w:r w:rsidR="00973511">
        <w:t>chrysophyte</w:t>
      </w:r>
      <w:proofErr w:type="spellEnd"/>
      <w:r w:rsidR="00973511">
        <w:t xml:space="preserve"> or euglenophyte cell from which a flagellum or flagella emerge </w:t>
      </w:r>
    </w:p>
    <w:p w14:paraId="51AA8E1F" w14:textId="77777777" w:rsidR="00973511" w:rsidRDefault="00973511" w:rsidP="002B5B88">
      <w:pPr>
        <w:pStyle w:val="glossary"/>
      </w:pPr>
    </w:p>
    <w:p w14:paraId="171B212B" w14:textId="77777777" w:rsidR="00973511" w:rsidRDefault="00A174A4" w:rsidP="002B5B88">
      <w:pPr>
        <w:pStyle w:val="glossary"/>
      </w:pPr>
      <w:r>
        <w:rPr>
          <w:b/>
        </w:rPr>
        <w:t>h</w:t>
      </w:r>
      <w:r w:rsidR="00973511" w:rsidRPr="009B445C">
        <w:rPr>
          <w:b/>
        </w:rPr>
        <w:t>aptonema</w:t>
      </w:r>
      <w:r w:rsidR="00973511">
        <w:t xml:space="preserve"> – </w:t>
      </w:r>
      <w:r w:rsidR="00973511" w:rsidRPr="003D301B" w:rsidDel="003444FE">
        <w:t>a thread-like appendage between the 2 flagella of Haptophytes</w:t>
      </w:r>
    </w:p>
    <w:p w14:paraId="6554AA66" w14:textId="2C6DE338" w:rsidR="00996CB6" w:rsidRPr="00996CB6" w:rsidRDefault="00996CB6" w:rsidP="002B5B88">
      <w:pPr>
        <w:pStyle w:val="glossary"/>
        <w:rPr>
          <w:b/>
        </w:rPr>
      </w:pPr>
      <w:r w:rsidRPr="00996CB6">
        <w:rPr>
          <w:b/>
        </w:rPr>
        <w:t>heterocyte –</w:t>
      </w:r>
      <w:r>
        <w:rPr>
          <w:b/>
        </w:rPr>
        <w:t xml:space="preserve"> </w:t>
      </w:r>
      <w:r w:rsidR="009B7FB2">
        <w:t xml:space="preserve">a thick-walled, non-pigmented cell of nostocalean cyanobacteriophyta that is different from adjacent vegetative cells and where N-fixation takes place. </w:t>
      </w:r>
    </w:p>
    <w:p w14:paraId="06D4234D" w14:textId="77777777" w:rsidR="00973511" w:rsidRPr="009B445C" w:rsidRDefault="00A174A4" w:rsidP="002B5B88">
      <w:pPr>
        <w:pStyle w:val="glossary"/>
        <w:rPr>
          <w:b/>
        </w:rPr>
      </w:pPr>
      <w:r>
        <w:rPr>
          <w:b/>
        </w:rPr>
        <w:t>h</w:t>
      </w:r>
      <w:r w:rsidR="00973511" w:rsidRPr="00315A58">
        <w:rPr>
          <w:b/>
        </w:rPr>
        <w:t>eteropolar</w:t>
      </w:r>
      <w:r w:rsidR="00973511" w:rsidRPr="003B1208">
        <w:t xml:space="preserve"> </w:t>
      </w:r>
      <w:r w:rsidR="00973511">
        <w:t xml:space="preserve">– having different poles.  In diatoms: </w:t>
      </w:r>
      <w:r w:rsidR="00973511" w:rsidRPr="003B1208">
        <w:t>with apices of differing size and/or shape</w:t>
      </w:r>
      <w:r w:rsidR="00973511" w:rsidRPr="009B445C">
        <w:rPr>
          <w:b/>
        </w:rPr>
        <w:t xml:space="preserve"> </w:t>
      </w:r>
    </w:p>
    <w:p w14:paraId="135AE8B0" w14:textId="77777777" w:rsidR="00973511" w:rsidRDefault="00A174A4" w:rsidP="002B5B88">
      <w:pPr>
        <w:pStyle w:val="glossary"/>
      </w:pPr>
      <w:r>
        <w:rPr>
          <w:b/>
        </w:rPr>
        <w:t>h</w:t>
      </w:r>
      <w:r w:rsidR="00973511" w:rsidRPr="009B445C">
        <w:rPr>
          <w:b/>
        </w:rPr>
        <w:t>yaline</w:t>
      </w:r>
      <w:r w:rsidR="00973511">
        <w:t xml:space="preserve"> – colorless, translucent, clear</w:t>
      </w:r>
    </w:p>
    <w:p w14:paraId="219D65C1" w14:textId="77777777" w:rsidR="00973511" w:rsidRDefault="00A174A4" w:rsidP="002B5B88">
      <w:pPr>
        <w:pStyle w:val="glossary"/>
      </w:pPr>
      <w:r>
        <w:rPr>
          <w:b/>
        </w:rPr>
        <w:t>h</w:t>
      </w:r>
      <w:r w:rsidR="00973511" w:rsidRPr="00BB17B9">
        <w:rPr>
          <w:b/>
        </w:rPr>
        <w:t>ypotheca</w:t>
      </w:r>
      <w:r w:rsidR="00973511">
        <w:t xml:space="preserve"> – in dinoflagellates: the lower theca of the dinoflagellate cellulose shell, which together with the epitheca makes a full cell covering</w:t>
      </w:r>
    </w:p>
    <w:p w14:paraId="2E557156" w14:textId="77777777" w:rsidR="00973511" w:rsidRDefault="00973511" w:rsidP="002B5B88">
      <w:pPr>
        <w:pStyle w:val="glossary"/>
      </w:pPr>
    </w:p>
    <w:p w14:paraId="1EE9AA04" w14:textId="77777777" w:rsidR="00241502" w:rsidRDefault="00241502" w:rsidP="002B5B88">
      <w:pPr>
        <w:pStyle w:val="glossary"/>
      </w:pPr>
      <w:r w:rsidRPr="00241502">
        <w:rPr>
          <w:b/>
          <w:bCs/>
        </w:rPr>
        <w:t>inte</w:t>
      </w:r>
      <w:r w:rsidR="00974F53">
        <w:rPr>
          <w:b/>
          <w:bCs/>
        </w:rPr>
        <w:t>r</w:t>
      </w:r>
      <w:r w:rsidRPr="00241502">
        <w:rPr>
          <w:b/>
          <w:bCs/>
        </w:rPr>
        <w:t>calary cell</w:t>
      </w:r>
      <w:r>
        <w:rPr>
          <w:b/>
          <w:bCs/>
        </w:rPr>
        <w:t xml:space="preserve"> </w:t>
      </w:r>
      <w:r w:rsidRPr="00241502">
        <w:t xml:space="preserve">– </w:t>
      </w:r>
      <w:r>
        <w:t>located</w:t>
      </w:r>
      <w:r w:rsidRPr="00241502">
        <w:t xml:space="preserve"> between two other cells in a filament</w:t>
      </w:r>
    </w:p>
    <w:p w14:paraId="052C10A8" w14:textId="77777777" w:rsidR="00973511" w:rsidRDefault="00A174A4" w:rsidP="002B5B88">
      <w:pPr>
        <w:pStyle w:val="glossary"/>
      </w:pPr>
      <w:r>
        <w:rPr>
          <w:b/>
        </w:rPr>
        <w:t>i</w:t>
      </w:r>
      <w:r w:rsidR="00973511" w:rsidRPr="009B445C">
        <w:rPr>
          <w:b/>
        </w:rPr>
        <w:t>sogamous</w:t>
      </w:r>
      <w:r w:rsidR="00973511">
        <w:t xml:space="preserve"> (</w:t>
      </w:r>
      <w:r w:rsidR="00973511" w:rsidRPr="009B445C">
        <w:rPr>
          <w:b/>
        </w:rPr>
        <w:t>isogamy</w:t>
      </w:r>
      <w:r w:rsidR="00973511">
        <w:t xml:space="preserve">) – sexual reproduction in which two types of gametes are morphologically indistinguishable, although functionally they are different. </w:t>
      </w:r>
    </w:p>
    <w:p w14:paraId="0687AF2A" w14:textId="77777777" w:rsidR="00973511" w:rsidRPr="009B445C" w:rsidRDefault="00A174A4" w:rsidP="002B5B88">
      <w:pPr>
        <w:pStyle w:val="glossary"/>
        <w:rPr>
          <w:b/>
        </w:rPr>
      </w:pPr>
      <w:r>
        <w:rPr>
          <w:b/>
        </w:rPr>
        <w:t>i</w:t>
      </w:r>
      <w:r w:rsidR="00973511" w:rsidRPr="00315A58">
        <w:rPr>
          <w:b/>
        </w:rPr>
        <w:t>sopolar</w:t>
      </w:r>
      <w:r w:rsidR="00973511" w:rsidRPr="003B1208">
        <w:t xml:space="preserve"> </w:t>
      </w:r>
      <w:r w:rsidR="00973511">
        <w:t xml:space="preserve">– having the same poles.  In diatoms: </w:t>
      </w:r>
      <w:r w:rsidR="00973511" w:rsidRPr="003B1208">
        <w:t>with apices of the same size and shape</w:t>
      </w:r>
      <w:r w:rsidR="00973511" w:rsidRPr="009B445C">
        <w:rPr>
          <w:b/>
        </w:rPr>
        <w:t xml:space="preserve"> </w:t>
      </w:r>
    </w:p>
    <w:p w14:paraId="1E577F3B" w14:textId="3C449DB4" w:rsidR="00973511" w:rsidRDefault="00A174A4" w:rsidP="002B5B88">
      <w:pPr>
        <w:pStyle w:val="glossary"/>
      </w:pPr>
      <w:r>
        <w:rPr>
          <w:b/>
        </w:rPr>
        <w:t>i</w:t>
      </w:r>
      <w:r w:rsidR="00973511" w:rsidRPr="009B445C">
        <w:rPr>
          <w:b/>
        </w:rPr>
        <w:t>sthmus</w:t>
      </w:r>
      <w:r w:rsidR="00973511">
        <w:t xml:space="preserve"> – in desmids: the narrow mid-region of the cell connecting the two </w:t>
      </w:r>
      <w:proofErr w:type="spellStart"/>
      <w:r w:rsidR="00973511">
        <w:t>semicells</w:t>
      </w:r>
      <w:proofErr w:type="spellEnd"/>
      <w:r w:rsidR="00491C1B">
        <w:t>; t</w:t>
      </w:r>
      <w:r w:rsidR="00973511">
        <w:t xml:space="preserve">he nucleus </w:t>
      </w:r>
      <w:proofErr w:type="gramStart"/>
      <w:r w:rsidR="00973511">
        <w:t>is located in</w:t>
      </w:r>
      <w:proofErr w:type="gramEnd"/>
      <w:r w:rsidR="00973511">
        <w:t xml:space="preserve"> this mid-region </w:t>
      </w:r>
    </w:p>
    <w:p w14:paraId="1DB8AAEA" w14:textId="77777777" w:rsidR="00973511" w:rsidRDefault="00973511" w:rsidP="002B5B88">
      <w:pPr>
        <w:pStyle w:val="glossary"/>
      </w:pPr>
    </w:p>
    <w:p w14:paraId="7955E572" w14:textId="4F5D85A7" w:rsidR="003977C3" w:rsidRDefault="003977C3" w:rsidP="00EB1C3E">
      <w:pPr>
        <w:pStyle w:val="glossary"/>
      </w:pPr>
      <w:r>
        <w:rPr>
          <w:b/>
        </w:rPr>
        <w:t xml:space="preserve">lamellate </w:t>
      </w:r>
      <w:r w:rsidR="008831A1">
        <w:t xml:space="preserve">– composed of thin layers or plates. Also used to refer to successive layers of mucilage </w:t>
      </w:r>
    </w:p>
    <w:p w14:paraId="3EB0319B" w14:textId="00C04842" w:rsidR="008831A1" w:rsidRDefault="008831A1" w:rsidP="00EB1C3E">
      <w:pPr>
        <w:pStyle w:val="glossary"/>
      </w:pPr>
      <w:r>
        <w:rPr>
          <w:b/>
        </w:rPr>
        <w:t xml:space="preserve">laminate </w:t>
      </w:r>
      <w:r>
        <w:t>– reefers to layers or plates overlying one another</w:t>
      </w:r>
    </w:p>
    <w:p w14:paraId="7E9FA86D" w14:textId="7988F08F" w:rsidR="008831A1" w:rsidRDefault="008831A1" w:rsidP="008831A1">
      <w:pPr>
        <w:pStyle w:val="glossary"/>
      </w:pPr>
      <w:r w:rsidRPr="003B119E">
        <w:rPr>
          <w:b/>
          <w:highlight w:val="yellow"/>
        </w:rPr>
        <w:t>lanceolate</w:t>
      </w:r>
      <w:r w:rsidRPr="000A1652">
        <w:rPr>
          <w:b/>
        </w:rPr>
        <w:t xml:space="preserve"> </w:t>
      </w:r>
      <w:r>
        <w:t>– lance-shaped, with the broadest part usually about 1/3 of the distance from b</w:t>
      </w:r>
      <w:r w:rsidR="007C5DBB">
        <w:t>a</w:t>
      </w:r>
      <w:r>
        <w:t>se and usually tapering towards each end</w:t>
      </w:r>
      <w:r w:rsidR="00DC72A5">
        <w:t xml:space="preserve">. </w:t>
      </w:r>
      <w:r w:rsidRPr="00711385">
        <w:rPr>
          <w:highlight w:val="yellow"/>
        </w:rPr>
        <w:t xml:space="preserve">see Cox </w:t>
      </w:r>
      <w:r>
        <w:rPr>
          <w:highlight w:val="yellow"/>
        </w:rPr>
        <w:t>(</w:t>
      </w:r>
      <w:r w:rsidRPr="00711385">
        <w:rPr>
          <w:highlight w:val="yellow"/>
        </w:rPr>
        <w:t>1996</w:t>
      </w:r>
      <w:r>
        <w:rPr>
          <w:highlight w:val="yellow"/>
        </w:rPr>
        <w:t>)</w:t>
      </w:r>
      <w:r w:rsidRPr="00711385">
        <w:rPr>
          <w:highlight w:val="yellow"/>
        </w:rPr>
        <w:t xml:space="preserve"> Fig. </w:t>
      </w:r>
      <w:r>
        <w:t>5</w:t>
      </w:r>
    </w:p>
    <w:p w14:paraId="17109231" w14:textId="77777777" w:rsidR="00973511" w:rsidRPr="00711385" w:rsidRDefault="00973511" w:rsidP="00973511">
      <w:pPr>
        <w:pStyle w:val="glossary"/>
      </w:pPr>
    </w:p>
    <w:p w14:paraId="71C5210A" w14:textId="77777777" w:rsidR="001F521C" w:rsidRPr="00711385" w:rsidRDefault="001F521C" w:rsidP="001F521C">
      <w:pPr>
        <w:pStyle w:val="glossary"/>
      </w:pPr>
      <w:r w:rsidRPr="00177E0E">
        <w:rPr>
          <w:b/>
          <w:highlight w:val="yellow"/>
        </w:rPr>
        <w:t>l</w:t>
      </w:r>
      <w:r w:rsidR="00973511" w:rsidRPr="00177E0E">
        <w:rPr>
          <w:b/>
          <w:highlight w:val="yellow"/>
        </w:rPr>
        <w:t xml:space="preserve">inear </w:t>
      </w:r>
      <w:r w:rsidR="00973511" w:rsidRPr="00177E0E">
        <w:rPr>
          <w:highlight w:val="yellow"/>
        </w:rPr>
        <w:t>–</w:t>
      </w:r>
      <w:r w:rsidR="00973511">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32916229" w14:textId="77777777" w:rsidR="00973511" w:rsidRDefault="001F521C" w:rsidP="001F521C">
      <w:pPr>
        <w:pStyle w:val="glossary"/>
      </w:pPr>
      <w:r w:rsidRPr="00177E0E">
        <w:rPr>
          <w:b/>
          <w:highlight w:val="yellow"/>
        </w:rPr>
        <w:t>l</w:t>
      </w:r>
      <w:r w:rsidR="00973511" w:rsidRPr="00177E0E">
        <w:rPr>
          <w:b/>
          <w:highlight w:val="yellow"/>
        </w:rPr>
        <w:t>inear-lanceolate</w:t>
      </w:r>
      <w:r w:rsidR="00973511" w:rsidRPr="000A1652">
        <w:rPr>
          <w:b/>
        </w:rPr>
        <w:t xml:space="preserve"> </w:t>
      </w:r>
      <w:r w:rsidR="00973511">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0E6F9D88" w14:textId="77777777" w:rsidR="00D42B36" w:rsidRPr="00711385" w:rsidRDefault="001F521C" w:rsidP="00973511">
      <w:pPr>
        <w:pStyle w:val="glossary"/>
      </w:pPr>
      <w:r>
        <w:rPr>
          <w:b/>
        </w:rPr>
        <w:t>l</w:t>
      </w:r>
      <w:r w:rsidR="00D42B36">
        <w:rPr>
          <w:b/>
        </w:rPr>
        <w:t xml:space="preserve">orica </w:t>
      </w:r>
      <w:r w:rsidR="00D42B36">
        <w:t xml:space="preserve">– a </w:t>
      </w:r>
      <w:r w:rsidR="00974F53">
        <w:t>p</w:t>
      </w:r>
      <w:r w:rsidR="00D42B36">
        <w:t>rotective case containing a naked (non-walled) cell</w:t>
      </w:r>
    </w:p>
    <w:p w14:paraId="6AFB2DB1" w14:textId="77777777" w:rsidR="00973511" w:rsidRPr="00711385" w:rsidRDefault="001F521C" w:rsidP="00EB1C3E">
      <w:pPr>
        <w:pStyle w:val="glossary"/>
        <w:tabs>
          <w:tab w:val="left" w:pos="7830"/>
        </w:tabs>
      </w:pPr>
      <w:r w:rsidRPr="00177E0E">
        <w:rPr>
          <w:b/>
          <w:highlight w:val="yellow"/>
        </w:rPr>
        <w:t>l</w:t>
      </w:r>
      <w:r w:rsidR="00973511" w:rsidRPr="00177E0E">
        <w:rPr>
          <w:b/>
          <w:highlight w:val="yellow"/>
        </w:rPr>
        <w:t>unate</w:t>
      </w:r>
      <w:r w:rsidR="00973511" w:rsidRPr="000A1652">
        <w:rPr>
          <w:b/>
        </w:rPr>
        <w:t xml:space="preserve"> </w:t>
      </w:r>
      <w:r w:rsidR="00973511">
        <w:t xml:space="preserve">– shape of a moon in its first quarter.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4114BD7C" w14:textId="77777777" w:rsidR="00973511" w:rsidRDefault="00973511" w:rsidP="002B5B88">
      <w:pPr>
        <w:pStyle w:val="glossary"/>
      </w:pPr>
    </w:p>
    <w:p w14:paraId="53B62453" w14:textId="77777777" w:rsidR="00973511" w:rsidRDefault="001F521C" w:rsidP="002B5B88">
      <w:pPr>
        <w:pStyle w:val="glossary"/>
      </w:pPr>
      <w:r>
        <w:rPr>
          <w:b/>
        </w:rPr>
        <w:t>m</w:t>
      </w:r>
      <w:r w:rsidR="00973511" w:rsidRPr="00F2317F">
        <w:rPr>
          <w:b/>
        </w:rPr>
        <w:t>antle</w:t>
      </w:r>
      <w:r w:rsidR="00973511">
        <w:t xml:space="preserve"> – see valve mantle</w:t>
      </w:r>
    </w:p>
    <w:p w14:paraId="56952162" w14:textId="249CA7D7" w:rsidR="00941608" w:rsidRPr="001D40E8" w:rsidRDefault="00941608" w:rsidP="002B5B88">
      <w:pPr>
        <w:pStyle w:val="glossary"/>
        <w:rPr>
          <w:b/>
          <w:bCs/>
        </w:rPr>
      </w:pPr>
      <w:r>
        <w:rPr>
          <w:rFonts w:cstheme="majorBidi"/>
        </w:rPr>
        <w:t>mesosaprobic</w:t>
      </w:r>
      <w:r w:rsidRPr="004A75C2">
        <w:rPr>
          <w:b/>
          <w:bCs/>
        </w:rPr>
        <w:t xml:space="preserve"> </w:t>
      </w:r>
      <w:r>
        <w:t>–</w:t>
      </w:r>
      <w:r w:rsidR="001D40E8">
        <w:t>form occurring in moderately to highly polluted water</w:t>
      </w:r>
    </w:p>
    <w:p w14:paraId="0D9C5BAC" w14:textId="1C8FE01B" w:rsidR="009C1EA0" w:rsidRDefault="004A75C2" w:rsidP="002B5B88">
      <w:pPr>
        <w:pStyle w:val="glossary"/>
      </w:pPr>
      <w:r w:rsidRPr="004A75C2">
        <w:rPr>
          <w:b/>
          <w:bCs/>
        </w:rPr>
        <w:t>metaphyt</w:t>
      </w:r>
      <w:r w:rsidR="009024B7">
        <w:rPr>
          <w:b/>
          <w:bCs/>
        </w:rPr>
        <w:t>ic</w:t>
      </w:r>
      <w:r>
        <w:t xml:space="preserve"> - algae normally loosely attached to a surface but occasionally becoming detached and incorporated into the plankton </w:t>
      </w:r>
    </w:p>
    <w:p w14:paraId="4D23ABDD" w14:textId="77777777" w:rsidR="00DC72A5" w:rsidRDefault="00DC72A5" w:rsidP="002B5B88">
      <w:pPr>
        <w:pStyle w:val="glossary"/>
        <w:rPr>
          <w:b/>
        </w:rPr>
      </w:pPr>
    </w:p>
    <w:p w14:paraId="21A83294" w14:textId="33AABFEB" w:rsidR="001D40E8" w:rsidRDefault="001D40E8" w:rsidP="001D40E8">
      <w:pPr>
        <w:pStyle w:val="glossary"/>
        <w:rPr>
          <w:rFonts w:cstheme="majorBidi"/>
        </w:rPr>
      </w:pPr>
      <w:r w:rsidRPr="001D40E8">
        <w:rPr>
          <w:rFonts w:cstheme="majorBidi"/>
          <w:b/>
          <w:bCs/>
        </w:rPr>
        <w:t>oligohalobious</w:t>
      </w:r>
      <w:r>
        <w:rPr>
          <w:rFonts w:cstheme="majorBidi"/>
          <w:b/>
          <w:bCs/>
        </w:rPr>
        <w:t xml:space="preserve"> </w:t>
      </w:r>
      <w:r>
        <w:t>– form developing in freshwater</w:t>
      </w:r>
    </w:p>
    <w:p w14:paraId="4DC6A895" w14:textId="1824FC96" w:rsidR="001D40E8" w:rsidRDefault="001D40E8" w:rsidP="001D40E8">
      <w:pPr>
        <w:pStyle w:val="glossary"/>
        <w:rPr>
          <w:rFonts w:cstheme="majorBidi"/>
        </w:rPr>
      </w:pPr>
      <w:r w:rsidRPr="001D40E8">
        <w:rPr>
          <w:rFonts w:cstheme="majorBidi"/>
          <w:b/>
          <w:bCs/>
        </w:rPr>
        <w:t>oligohalobious-indifferent</w:t>
      </w:r>
      <w:r>
        <w:rPr>
          <w:rFonts w:cstheme="majorBidi"/>
        </w:rPr>
        <w:t xml:space="preserve"> </w:t>
      </w:r>
      <w:r>
        <w:t>– form developing usually in freshwater but can tolerate small to moderate amounts of salts</w:t>
      </w:r>
    </w:p>
    <w:p w14:paraId="687D48C7" w14:textId="1BAFE8B9" w:rsidR="001D40E8" w:rsidRDefault="001D40E8" w:rsidP="001D40E8">
      <w:pPr>
        <w:pStyle w:val="glossary"/>
      </w:pPr>
      <w:r w:rsidRPr="001D40E8">
        <w:rPr>
          <w:rFonts w:cstheme="majorBidi"/>
          <w:b/>
          <w:bCs/>
        </w:rPr>
        <w:t xml:space="preserve">oligosaprobic </w:t>
      </w:r>
      <w:r>
        <w:t>–</w:t>
      </w:r>
      <w:r>
        <w:rPr>
          <w:rFonts w:cstheme="majorBidi"/>
        </w:rPr>
        <w:t xml:space="preserve"> form developing optimally in slightly polluted water</w:t>
      </w:r>
    </w:p>
    <w:p w14:paraId="42758EF4" w14:textId="295DF76D" w:rsidR="00973511" w:rsidRDefault="001F521C" w:rsidP="002B5B88">
      <w:pPr>
        <w:pStyle w:val="glossary"/>
      </w:pPr>
      <w:r>
        <w:rPr>
          <w:b/>
        </w:rPr>
        <w:t>o</w:t>
      </w:r>
      <w:r w:rsidR="00973511" w:rsidRPr="009C769A">
        <w:rPr>
          <w:b/>
        </w:rPr>
        <w:t>ogamy (oogamous)</w:t>
      </w:r>
      <w:r w:rsidR="00973511">
        <w:t xml:space="preserve"> – sexual reproduction in which there is a fusion of a smaller flagellated male gamete (e.g. spermatozoid) with a larger, non</w:t>
      </w:r>
      <w:r w:rsidR="00C0543D">
        <w:t>-</w:t>
      </w:r>
      <w:r w:rsidR="00973511">
        <w:t>flagellated female gamete (e.g. egg or oogonium)</w:t>
      </w:r>
    </w:p>
    <w:p w14:paraId="32FA0CB2" w14:textId="23B8BFF4" w:rsidR="00973511" w:rsidRDefault="001F521C" w:rsidP="002B5B88">
      <w:pPr>
        <w:pStyle w:val="glossary"/>
      </w:pPr>
      <w:r>
        <w:rPr>
          <w:b/>
        </w:rPr>
        <w:t>o</w:t>
      </w:r>
      <w:r w:rsidR="00973511" w:rsidRPr="009C769A">
        <w:rPr>
          <w:b/>
        </w:rPr>
        <w:t>ogonium (</w:t>
      </w:r>
      <w:r w:rsidR="00973511" w:rsidRPr="009C769A">
        <w:t>plural:</w:t>
      </w:r>
      <w:r w:rsidR="00973511" w:rsidRPr="009C769A">
        <w:rPr>
          <w:b/>
        </w:rPr>
        <w:t xml:space="preserve"> oogonia) </w:t>
      </w:r>
      <w:r w:rsidR="00973511" w:rsidRPr="009C769A">
        <w:t>–</w:t>
      </w:r>
      <w:r w:rsidR="00973511">
        <w:t xml:space="preserve"> large, single-celled female </w:t>
      </w:r>
      <w:r w:rsidR="001D40E8">
        <w:t>gametangium</w:t>
      </w:r>
      <w:r w:rsidR="00973511">
        <w:t xml:space="preserve"> that may produce one or more eggs.</w:t>
      </w:r>
    </w:p>
    <w:p w14:paraId="3DC5CB47" w14:textId="77777777" w:rsidR="00973511" w:rsidRDefault="00973511" w:rsidP="002B5B88">
      <w:pPr>
        <w:pStyle w:val="glossary"/>
      </w:pPr>
    </w:p>
    <w:p w14:paraId="681428A0" w14:textId="77777777" w:rsidR="00973511" w:rsidRPr="009B445C" w:rsidRDefault="001F521C" w:rsidP="002B5B88">
      <w:pPr>
        <w:pStyle w:val="glossary"/>
        <w:rPr>
          <w:b/>
        </w:rPr>
      </w:pPr>
      <w:r>
        <w:rPr>
          <w:b/>
        </w:rPr>
        <w:t>p</w:t>
      </w:r>
      <w:r w:rsidR="00973511" w:rsidRPr="009B445C">
        <w:rPr>
          <w:b/>
        </w:rPr>
        <w:t xml:space="preserve">apilla – </w:t>
      </w:r>
      <w:r w:rsidR="00973511" w:rsidRPr="00575860">
        <w:t>(plural:</w:t>
      </w:r>
      <w:r w:rsidR="00973511" w:rsidRPr="009B445C">
        <w:rPr>
          <w:b/>
        </w:rPr>
        <w:t xml:space="preserve"> papillae</w:t>
      </w:r>
      <w:r w:rsidR="00973511" w:rsidRPr="00575860">
        <w:t>) protuberance or swelling</w:t>
      </w:r>
    </w:p>
    <w:p w14:paraId="6867670D" w14:textId="77777777" w:rsidR="00973511" w:rsidRDefault="001F521C" w:rsidP="002B5B88">
      <w:pPr>
        <w:pStyle w:val="glossary"/>
      </w:pPr>
      <w:r>
        <w:rPr>
          <w:b/>
        </w:rPr>
        <w:t>p</w:t>
      </w:r>
      <w:r w:rsidR="00973511" w:rsidRPr="009B445C">
        <w:rPr>
          <w:b/>
        </w:rPr>
        <w:t>aramylon</w:t>
      </w:r>
      <w:r w:rsidR="00973511">
        <w:t xml:space="preserve"> – a carbohydrate stored in euglenophytes in ‘paramylon bodies’ </w:t>
      </w:r>
    </w:p>
    <w:p w14:paraId="61E95143" w14:textId="77777777" w:rsidR="00973511" w:rsidRDefault="001F521C" w:rsidP="002B5B88">
      <w:pPr>
        <w:pStyle w:val="glossary"/>
      </w:pPr>
      <w:r>
        <w:rPr>
          <w:b/>
        </w:rPr>
        <w:t>p</w:t>
      </w:r>
      <w:r w:rsidR="00973511" w:rsidRPr="009B445C">
        <w:rPr>
          <w:b/>
        </w:rPr>
        <w:t>arietal</w:t>
      </w:r>
      <w:r w:rsidR="00973511">
        <w:t xml:space="preserve"> – </w:t>
      </w:r>
      <w:r w:rsidR="00054734">
        <w:t>positioned by</w:t>
      </w:r>
      <w:r w:rsidR="00973511">
        <w:t xml:space="preserve"> the cell</w:t>
      </w:r>
      <w:r w:rsidR="00054734">
        <w:t xml:space="preserve"> wall</w:t>
      </w:r>
      <w:r w:rsidR="00973511">
        <w:t xml:space="preserve"> </w:t>
      </w:r>
    </w:p>
    <w:p w14:paraId="0ED5DC66" w14:textId="396125EA" w:rsidR="001E7A95" w:rsidRDefault="001E7A95" w:rsidP="002B5B88">
      <w:pPr>
        <w:pStyle w:val="glossary"/>
        <w:rPr>
          <w:b/>
        </w:rPr>
      </w:pPr>
      <w:r>
        <w:rPr>
          <w:b/>
        </w:rPr>
        <w:t>pe</w:t>
      </w:r>
      <w:r w:rsidRPr="009B445C">
        <w:rPr>
          <w:b/>
        </w:rPr>
        <w:t>ri</w:t>
      </w:r>
      <w:r>
        <w:rPr>
          <w:b/>
        </w:rPr>
        <w:t xml:space="preserve">phytic </w:t>
      </w:r>
      <w:r>
        <w:t>– occurring on the bottom a water bodies and on submerged objects (biotic and abiotic); can be attached or free</w:t>
      </w:r>
    </w:p>
    <w:p w14:paraId="2F3EB5E2" w14:textId="684839A0" w:rsidR="003E5320" w:rsidRDefault="003E5320" w:rsidP="002B5B88">
      <w:pPr>
        <w:pStyle w:val="glossary"/>
        <w:rPr>
          <w:b/>
        </w:rPr>
      </w:pPr>
      <w:r>
        <w:rPr>
          <w:b/>
        </w:rPr>
        <w:t xml:space="preserve">pH-indifferent </w:t>
      </w:r>
      <w:r>
        <w:t>– best development around pH 7</w:t>
      </w:r>
    </w:p>
    <w:p w14:paraId="4EDF54A0" w14:textId="33A07F41" w:rsidR="00973511" w:rsidRPr="009B445C" w:rsidRDefault="001F521C" w:rsidP="002B5B88">
      <w:pPr>
        <w:pStyle w:val="glossary"/>
        <w:rPr>
          <w:b/>
        </w:rPr>
      </w:pPr>
      <w:r>
        <w:rPr>
          <w:b/>
        </w:rPr>
        <w:t>p</w:t>
      </w:r>
      <w:r w:rsidR="00973511" w:rsidRPr="009B445C">
        <w:rPr>
          <w:b/>
        </w:rPr>
        <w:t xml:space="preserve">entangular – </w:t>
      </w:r>
      <w:r w:rsidR="00973511" w:rsidRPr="006E1EB1">
        <w:t>having 5 sides</w:t>
      </w:r>
    </w:p>
    <w:p w14:paraId="68BE5D6E" w14:textId="77777777" w:rsidR="00973511" w:rsidRDefault="001F521C" w:rsidP="002B5B88">
      <w:pPr>
        <w:pStyle w:val="glossary"/>
      </w:pPr>
      <w:r>
        <w:rPr>
          <w:b/>
        </w:rPr>
        <w:t>p</w:t>
      </w:r>
      <w:r w:rsidR="00973511" w:rsidRPr="009B445C">
        <w:rPr>
          <w:b/>
        </w:rPr>
        <w:t>ellicle</w:t>
      </w:r>
      <w:r w:rsidR="00973511">
        <w:t xml:space="preserve"> – in euglenoids, the outer proteinaceous cell surface layer (or peripheral protoplasmic layer), often in a spiral arrangement </w:t>
      </w:r>
    </w:p>
    <w:p w14:paraId="6A1346F6" w14:textId="77777777" w:rsidR="00973511" w:rsidRPr="009B445C" w:rsidRDefault="001F521C" w:rsidP="00973511">
      <w:pPr>
        <w:pStyle w:val="glossary"/>
        <w:ind w:left="0" w:firstLine="0"/>
        <w:rPr>
          <w:b/>
        </w:rPr>
      </w:pPr>
      <w:r>
        <w:rPr>
          <w:b/>
        </w:rPr>
        <w:t>p</w:t>
      </w:r>
      <w:r w:rsidR="00973511" w:rsidRPr="009B445C">
        <w:rPr>
          <w:b/>
        </w:rPr>
        <w:t>osterior</w:t>
      </w:r>
      <w:r w:rsidR="00973511" w:rsidRPr="00C74234">
        <w:t xml:space="preserve"> – situated at the rear or back side, opposite of anterior</w:t>
      </w:r>
    </w:p>
    <w:p w14:paraId="00962AD4" w14:textId="77777777" w:rsidR="00973511" w:rsidRPr="00C74234" w:rsidRDefault="001F521C" w:rsidP="00973511">
      <w:pPr>
        <w:pStyle w:val="glossary"/>
        <w:ind w:left="0" w:firstLine="0"/>
      </w:pPr>
      <w:r>
        <w:rPr>
          <w:b/>
        </w:rPr>
        <w:t>p</w:t>
      </w:r>
      <w:r w:rsidR="00973511" w:rsidRPr="009B445C">
        <w:rPr>
          <w:b/>
        </w:rPr>
        <w:t>rocess</w:t>
      </w:r>
      <w:r w:rsidR="00973511" w:rsidRPr="00C74234">
        <w:t xml:space="preserve"> – a part that naturally grows on or stick</w:t>
      </w:r>
      <w:r>
        <w:t>s</w:t>
      </w:r>
      <w:r w:rsidR="00973511" w:rsidRPr="00C74234">
        <w:t xml:space="preserve"> out on an organism</w:t>
      </w:r>
    </w:p>
    <w:p w14:paraId="1BF5CA3B" w14:textId="77777777" w:rsidR="00973511" w:rsidRPr="00664121" w:rsidRDefault="001F521C" w:rsidP="00973511">
      <w:pPr>
        <w:pStyle w:val="glossary"/>
      </w:pPr>
      <w:r>
        <w:rPr>
          <w:b/>
        </w:rPr>
        <w:t>p</w:t>
      </w:r>
      <w:r w:rsidR="00973511" w:rsidRPr="00664121">
        <w:rPr>
          <w:b/>
        </w:rPr>
        <w:t xml:space="preserve">rotoplast – </w:t>
      </w:r>
      <w:r w:rsidR="00973511" w:rsidRPr="00664121">
        <w:t xml:space="preserve">the living material inside a cell. In thecate dinoflagellates the protoplasts are membrane-bound and can emerge out of their thecae </w:t>
      </w:r>
    </w:p>
    <w:p w14:paraId="3F5BEA4A" w14:textId="77777777" w:rsidR="00973511" w:rsidRPr="00575860" w:rsidRDefault="001F521C" w:rsidP="002B5B88">
      <w:pPr>
        <w:pStyle w:val="glossary"/>
      </w:pPr>
      <w:r>
        <w:rPr>
          <w:b/>
        </w:rPr>
        <w:t>p</w:t>
      </w:r>
      <w:r w:rsidR="00973511" w:rsidRPr="009B445C">
        <w:rPr>
          <w:b/>
        </w:rPr>
        <w:t xml:space="preserve">uncta </w:t>
      </w:r>
      <w:r w:rsidR="00973511" w:rsidRPr="00575860">
        <w:t>(singular</w:t>
      </w:r>
      <w:r w:rsidR="00973511" w:rsidRPr="009B445C">
        <w:rPr>
          <w:b/>
        </w:rPr>
        <w:t xml:space="preserve">: punctum) – </w:t>
      </w:r>
      <w:r w:rsidR="00973511" w:rsidRPr="00575860">
        <w:t>minute depressions on the diatom valve or the desmid cell wall</w:t>
      </w:r>
    </w:p>
    <w:p w14:paraId="4437E858" w14:textId="77777777" w:rsidR="00973511" w:rsidRPr="009B445C" w:rsidRDefault="001F521C" w:rsidP="002B5B88">
      <w:pPr>
        <w:pStyle w:val="glossary"/>
        <w:rPr>
          <w:b/>
        </w:rPr>
      </w:pPr>
      <w:r>
        <w:rPr>
          <w:b/>
        </w:rPr>
        <w:t>p</w:t>
      </w:r>
      <w:r w:rsidR="00973511" w:rsidRPr="009B445C">
        <w:rPr>
          <w:b/>
        </w:rPr>
        <w:t>unctate</w:t>
      </w:r>
      <w:r w:rsidR="00973511" w:rsidRPr="00C74234">
        <w:t xml:space="preserve"> </w:t>
      </w:r>
      <w:r w:rsidR="00973511">
        <w:t xml:space="preserve">– </w:t>
      </w:r>
      <w:r w:rsidR="00973511" w:rsidRPr="00C74234">
        <w:t xml:space="preserve">ornamented with </w:t>
      </w:r>
      <w:r w:rsidR="00B05CE1">
        <w:t>dots (=</w:t>
      </w:r>
      <w:r w:rsidR="00973511" w:rsidRPr="00056BFD">
        <w:rPr>
          <w:b/>
        </w:rPr>
        <w:t>puncta</w:t>
      </w:r>
      <w:r w:rsidR="00B05CE1">
        <w:rPr>
          <w:b/>
        </w:rPr>
        <w:t>)</w:t>
      </w:r>
      <w:r w:rsidR="00973511" w:rsidRPr="009B445C">
        <w:rPr>
          <w:b/>
        </w:rPr>
        <w:t xml:space="preserve"> </w:t>
      </w:r>
    </w:p>
    <w:p w14:paraId="2FD956D4" w14:textId="77777777" w:rsidR="00973511" w:rsidRDefault="001F521C" w:rsidP="002B5B88">
      <w:pPr>
        <w:pStyle w:val="glossary"/>
      </w:pPr>
      <w:r>
        <w:rPr>
          <w:b/>
        </w:rPr>
        <w:lastRenderedPageBreak/>
        <w:t>p</w:t>
      </w:r>
      <w:r w:rsidR="00973511" w:rsidRPr="009B445C">
        <w:rPr>
          <w:b/>
        </w:rPr>
        <w:t>yrenoid</w:t>
      </w:r>
      <w:r w:rsidR="00973511" w:rsidRPr="00C74234">
        <w:t xml:space="preserve"> </w:t>
      </w:r>
      <w:r w:rsidR="00973511">
        <w:t xml:space="preserve">– </w:t>
      </w:r>
      <w:r w:rsidR="00973511" w:rsidRPr="00C74234">
        <w:t>organelle, often spherical, associated with the chloroplast containing the enzyme Rubisco</w:t>
      </w:r>
    </w:p>
    <w:p w14:paraId="3FE4DB35" w14:textId="77777777" w:rsidR="00973511" w:rsidRDefault="001F521C" w:rsidP="002B5B88">
      <w:pPr>
        <w:pStyle w:val="glossary"/>
      </w:pPr>
      <w:r w:rsidRPr="00177E0E">
        <w:rPr>
          <w:b/>
          <w:bCs/>
          <w:highlight w:val="yellow"/>
        </w:rPr>
        <w:t>p</w:t>
      </w:r>
      <w:r w:rsidR="00B05CE1" w:rsidRPr="00177E0E">
        <w:rPr>
          <w:b/>
          <w:bCs/>
          <w:highlight w:val="yellow"/>
        </w:rPr>
        <w:t>yriform</w:t>
      </w:r>
      <w:r w:rsidR="00B05CE1">
        <w:t xml:space="preserve"> – pear-shaped</w:t>
      </w:r>
    </w:p>
    <w:p w14:paraId="480BC159" w14:textId="77777777" w:rsidR="00DC72A5" w:rsidRDefault="00DC72A5" w:rsidP="002B5B88">
      <w:pPr>
        <w:pStyle w:val="glossary"/>
        <w:rPr>
          <w:b/>
          <w:szCs w:val="36"/>
        </w:rPr>
      </w:pPr>
    </w:p>
    <w:p w14:paraId="49BA5213" w14:textId="6C8511E0" w:rsidR="00973511" w:rsidRPr="009C769A" w:rsidRDefault="001F521C" w:rsidP="002B5B88">
      <w:pPr>
        <w:pStyle w:val="glossary"/>
        <w:rPr>
          <w:b/>
        </w:rPr>
      </w:pPr>
      <w:r>
        <w:rPr>
          <w:b/>
          <w:szCs w:val="36"/>
        </w:rPr>
        <w:t>r</w:t>
      </w:r>
      <w:r w:rsidR="00973511" w:rsidRPr="00F33160">
        <w:rPr>
          <w:b/>
          <w:szCs w:val="36"/>
        </w:rPr>
        <w:t>adial</w:t>
      </w:r>
      <w:r w:rsidR="00973511" w:rsidRPr="009917F4">
        <w:rPr>
          <w:szCs w:val="36"/>
        </w:rPr>
        <w:t xml:space="preserve"> </w:t>
      </w:r>
      <w:r w:rsidR="00973511" w:rsidRPr="00F33160">
        <w:rPr>
          <w:b/>
          <w:szCs w:val="36"/>
        </w:rPr>
        <w:t xml:space="preserve">symmetry – </w:t>
      </w:r>
      <w:r w:rsidR="00973511" w:rsidRPr="009C769A">
        <w:rPr>
          <w:szCs w:val="36"/>
        </w:rPr>
        <w:t>symmetry</w:t>
      </w:r>
      <w:r w:rsidR="00973511" w:rsidRPr="009C769A">
        <w:t xml:space="preserve"> resembling that of a pie, where several cutting planes produce roughly identical pieces.  There is no left or right side, only top (dorsal) and bottom (ventral) sides </w:t>
      </w:r>
    </w:p>
    <w:p w14:paraId="0BEB8A3B" w14:textId="77777777" w:rsidR="00973511" w:rsidRPr="009C769A" w:rsidRDefault="001F521C" w:rsidP="002B5B88">
      <w:pPr>
        <w:pStyle w:val="glossary"/>
        <w:rPr>
          <w:b/>
        </w:rPr>
      </w:pPr>
      <w:r>
        <w:rPr>
          <w:b/>
        </w:rPr>
        <w:t>r</w:t>
      </w:r>
      <w:r w:rsidR="00973511" w:rsidRPr="009C769A">
        <w:rPr>
          <w:b/>
        </w:rPr>
        <w:t xml:space="preserve">aphe – </w:t>
      </w:r>
      <w:r w:rsidR="00973511" w:rsidRPr="009C769A">
        <w:t>in diatoms,</w:t>
      </w:r>
      <w:r w:rsidR="00973511" w:rsidRPr="009C769A">
        <w:rPr>
          <w:b/>
        </w:rPr>
        <w:t xml:space="preserve"> </w:t>
      </w:r>
      <w:r w:rsidR="00973511" w:rsidRPr="009917F4">
        <w:rPr>
          <w:color w:val="000000"/>
          <w:szCs w:val="20"/>
        </w:rPr>
        <w:t>a pair of slit-like structures in one or both valves associated with the gliding movement</w:t>
      </w:r>
    </w:p>
    <w:p w14:paraId="6622BF6A" w14:textId="77777777" w:rsidR="00B05CE1" w:rsidRDefault="001F521C" w:rsidP="002B5B88">
      <w:pPr>
        <w:pStyle w:val="glossary"/>
        <w:rPr>
          <w:bCs/>
        </w:rPr>
      </w:pPr>
      <w:r w:rsidRPr="00177E0E">
        <w:rPr>
          <w:b/>
          <w:highlight w:val="yellow"/>
        </w:rPr>
        <w:t>r</w:t>
      </w:r>
      <w:r w:rsidR="00B05CE1" w:rsidRPr="00177E0E">
        <w:rPr>
          <w:b/>
          <w:highlight w:val="yellow"/>
        </w:rPr>
        <w:t>eniform</w:t>
      </w:r>
      <w:r w:rsidR="00B05CE1">
        <w:rPr>
          <w:b/>
        </w:rPr>
        <w:t xml:space="preserve"> </w:t>
      </w:r>
      <w:r w:rsidR="00B05CE1">
        <w:rPr>
          <w:bCs/>
        </w:rPr>
        <w:t>– kidney shaped</w:t>
      </w:r>
    </w:p>
    <w:p w14:paraId="3608B556" w14:textId="77777777" w:rsidR="00F67A9A" w:rsidRDefault="001F521C" w:rsidP="002B5B88">
      <w:pPr>
        <w:pStyle w:val="glossary"/>
      </w:pPr>
      <w:r>
        <w:rPr>
          <w:b/>
        </w:rPr>
        <w:t>r</w:t>
      </w:r>
      <w:r w:rsidR="00973511" w:rsidRPr="009B445C">
        <w:rPr>
          <w:b/>
        </w:rPr>
        <w:t>esting cyst</w:t>
      </w:r>
      <w:r w:rsidR="00973511">
        <w:t xml:space="preserve"> –non-motile stage in the dinoflagellate life cycle, when the cell is enveloped by a thick cell wall and rests on the bottom sediments till conditions become favorable for vegetative growth</w:t>
      </w:r>
    </w:p>
    <w:p w14:paraId="5E16385F" w14:textId="24F78A42" w:rsidR="00973511" w:rsidRDefault="00F67A9A" w:rsidP="002B5B88">
      <w:pPr>
        <w:pStyle w:val="glossary"/>
      </w:pPr>
      <w:r w:rsidRPr="00F67A9A">
        <w:rPr>
          <w:b/>
          <w:highlight w:val="yellow"/>
        </w:rPr>
        <w:t>reticulate</w:t>
      </w:r>
      <w:r>
        <w:rPr>
          <w:b/>
        </w:rPr>
        <w:t xml:space="preserve"> – </w:t>
      </w:r>
      <w:r w:rsidRPr="00F67A9A">
        <w:rPr>
          <w:bCs/>
        </w:rPr>
        <w:t>net-shaped</w:t>
      </w:r>
      <w:r>
        <w:t xml:space="preserve"> (with holes)</w:t>
      </w:r>
      <w:r w:rsidRPr="00F67A9A">
        <w:t xml:space="preserve"> </w:t>
      </w:r>
      <w:r w:rsidR="00973511">
        <w:t xml:space="preserve"> </w:t>
      </w:r>
    </w:p>
    <w:p w14:paraId="157D7FD0" w14:textId="2C4611F8" w:rsidR="00973511" w:rsidRDefault="001F521C" w:rsidP="002B5B88">
      <w:pPr>
        <w:pStyle w:val="glossary"/>
      </w:pPr>
      <w:proofErr w:type="spellStart"/>
      <w:r w:rsidRPr="004C7388">
        <w:rPr>
          <w:b/>
          <w:highlight w:val="green"/>
        </w:rPr>
        <w:t>r</w:t>
      </w:r>
      <w:r w:rsidR="00973511" w:rsidRPr="004C7388">
        <w:rPr>
          <w:b/>
          <w:highlight w:val="green"/>
        </w:rPr>
        <w:t>etuse</w:t>
      </w:r>
      <w:proofErr w:type="spellEnd"/>
      <w:r w:rsidR="00973511">
        <w:t xml:space="preserve"> – </w:t>
      </w:r>
      <w:r w:rsidR="00973511" w:rsidRPr="00056BFD">
        <w:t xml:space="preserve">having </w:t>
      </w:r>
      <w:r w:rsidR="008D3935">
        <w:t>a</w:t>
      </w:r>
      <w:r w:rsidR="00973511" w:rsidRPr="00056BFD">
        <w:t xml:space="preserve"> </w:t>
      </w:r>
      <w:r w:rsidR="008D3935" w:rsidRPr="00056BFD">
        <w:t xml:space="preserve">rounded </w:t>
      </w:r>
      <w:r w:rsidR="00973511" w:rsidRPr="00056BFD">
        <w:t xml:space="preserve">end </w:t>
      </w:r>
      <w:r w:rsidR="008D3935">
        <w:t xml:space="preserve">but </w:t>
      </w:r>
      <w:r w:rsidR="004C7388">
        <w:t>with</w:t>
      </w:r>
      <w:r w:rsidR="00973511" w:rsidRPr="00056BFD">
        <w:t xml:space="preserve"> slight indent</w:t>
      </w:r>
      <w:r w:rsidR="004C7388">
        <w:t>ation</w:t>
      </w:r>
      <w:r w:rsidR="00973511" w:rsidRPr="00056BFD">
        <w:t xml:space="preserve">; </w:t>
      </w:r>
      <w:r>
        <w:t>like</w:t>
      </w:r>
      <w:r w:rsidR="00973511" w:rsidRPr="00056BFD">
        <w:t xml:space="preserve"> a </w:t>
      </w:r>
      <w:proofErr w:type="spellStart"/>
      <w:r w:rsidR="00973511" w:rsidRPr="00056BFD">
        <w:t>retuse</w:t>
      </w:r>
      <w:proofErr w:type="spellEnd"/>
      <w:r w:rsidR="00973511" w:rsidRPr="00056BFD">
        <w:t xml:space="preserve"> leaf</w:t>
      </w:r>
    </w:p>
    <w:p w14:paraId="0A9D063D" w14:textId="77777777" w:rsidR="00973511" w:rsidRPr="00711385" w:rsidRDefault="001F521C" w:rsidP="00973511">
      <w:pPr>
        <w:pStyle w:val="glossary"/>
      </w:pPr>
      <w:r w:rsidRPr="004C7388">
        <w:rPr>
          <w:b/>
          <w:highlight w:val="green"/>
        </w:rPr>
        <w:t>r</w:t>
      </w:r>
      <w:r w:rsidR="00973511" w:rsidRPr="004C7388">
        <w:rPr>
          <w:b/>
          <w:highlight w:val="green"/>
        </w:rPr>
        <w:t>ostrate</w:t>
      </w:r>
      <w:r w:rsidR="00973511" w:rsidRPr="000A1652">
        <w:rPr>
          <w:b/>
        </w:rPr>
        <w:t xml:space="preserve"> </w:t>
      </w:r>
      <w:r w:rsidR="00973511">
        <w:t>–</w:t>
      </w:r>
      <w:r w:rsidR="00973511" w:rsidRPr="00F532F6">
        <w:rPr>
          <w:color w:val="FF0000"/>
        </w:rPr>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45050410" w14:textId="77777777" w:rsidR="00973511" w:rsidRPr="003B1208" w:rsidRDefault="00973511" w:rsidP="00973511">
      <w:pPr>
        <w:pStyle w:val="glossary"/>
      </w:pPr>
    </w:p>
    <w:p w14:paraId="6C79B29A" w14:textId="77777777" w:rsidR="00973511" w:rsidRDefault="001F521C" w:rsidP="002B5B88">
      <w:pPr>
        <w:pStyle w:val="glossary"/>
      </w:pPr>
      <w:r>
        <w:rPr>
          <w:b/>
        </w:rPr>
        <w:t>s</w:t>
      </w:r>
      <w:r w:rsidR="00973511" w:rsidRPr="009C769A">
        <w:rPr>
          <w:b/>
        </w:rPr>
        <w:t>calariform conjugation</w:t>
      </w:r>
      <w:r w:rsidR="00973511">
        <w:t xml:space="preserve"> –</w:t>
      </w:r>
      <w:r w:rsidR="00FA1687">
        <w:t xml:space="preserve"> </w:t>
      </w:r>
      <w:r w:rsidR="00973511">
        <w:t xml:space="preserve">ladder-like; in members of conjugatophycea a type of conjugation where the conjugation tube forms between two parallel filaments </w:t>
      </w:r>
    </w:p>
    <w:p w14:paraId="13C5A127" w14:textId="77777777" w:rsidR="00973511" w:rsidRPr="009B445C" w:rsidRDefault="00FA1687" w:rsidP="00973511">
      <w:pPr>
        <w:pStyle w:val="glossary"/>
        <w:rPr>
          <w:b/>
        </w:rPr>
      </w:pPr>
      <w:r>
        <w:rPr>
          <w:b/>
        </w:rPr>
        <w:t>s</w:t>
      </w:r>
      <w:r w:rsidR="00973511" w:rsidRPr="009C769A">
        <w:rPr>
          <w:b/>
        </w:rPr>
        <w:t xml:space="preserve">eptum </w:t>
      </w:r>
      <w:r w:rsidR="00973511" w:rsidRPr="00A00F03">
        <w:t>(plural:</w:t>
      </w:r>
      <w:r w:rsidR="00973511" w:rsidRPr="009C769A">
        <w:rPr>
          <w:b/>
        </w:rPr>
        <w:t xml:space="preserve"> septa</w:t>
      </w:r>
      <w:r w:rsidR="00973511" w:rsidRPr="00A00F03">
        <w:t>)</w:t>
      </w:r>
      <w:r w:rsidR="00973511" w:rsidRPr="009C769A">
        <w:rPr>
          <w:b/>
        </w:rPr>
        <w:t xml:space="preserve"> – </w:t>
      </w:r>
      <w:r w:rsidR="00973511" w:rsidRPr="00A00F03">
        <w:t>in diatoms:</w:t>
      </w:r>
      <w:r w:rsidR="00973511" w:rsidRPr="009C769A">
        <w:rPr>
          <w:b/>
        </w:rPr>
        <w:t xml:space="preserve"> </w:t>
      </w:r>
      <w:r w:rsidR="00973511" w:rsidRPr="009C769A">
        <w:t>cross-partitioning on a girdle element projecting into or dividing a cell into chambers</w:t>
      </w:r>
      <w:r w:rsidR="00973511" w:rsidRPr="009B445C">
        <w:rPr>
          <w:b/>
        </w:rPr>
        <w:t xml:space="preserve"> </w:t>
      </w:r>
    </w:p>
    <w:p w14:paraId="1FC41B87" w14:textId="77777777" w:rsidR="00973511" w:rsidRDefault="00FA1687" w:rsidP="002B5B88">
      <w:pPr>
        <w:pStyle w:val="glossary"/>
      </w:pPr>
      <w:r>
        <w:rPr>
          <w:b/>
        </w:rPr>
        <w:t>s</w:t>
      </w:r>
      <w:r w:rsidR="00973511" w:rsidRPr="009B445C">
        <w:rPr>
          <w:b/>
        </w:rPr>
        <w:t>errulate</w:t>
      </w:r>
      <w:r w:rsidR="00973511">
        <w:t xml:space="preserve"> – finely </w:t>
      </w:r>
      <w:r w:rsidR="00973511" w:rsidRPr="00471C38">
        <w:t>serrated.  Having a finely notched edge like the teeth of a saw</w:t>
      </w:r>
    </w:p>
    <w:p w14:paraId="44AF55B5" w14:textId="37A12C5A" w:rsidR="00305269" w:rsidRPr="00471C38" w:rsidRDefault="00305269" w:rsidP="002B5B88">
      <w:pPr>
        <w:pStyle w:val="glossary"/>
        <w:rPr>
          <w:b/>
        </w:rPr>
      </w:pPr>
      <w:r>
        <w:rPr>
          <w:b/>
        </w:rPr>
        <w:t xml:space="preserve">sheath – </w:t>
      </w:r>
      <w:r w:rsidRPr="00305269">
        <w:rPr>
          <w:bCs/>
        </w:rPr>
        <w:t xml:space="preserve">covering or envelope surrounding the cell wall, usually </w:t>
      </w:r>
      <w:r w:rsidR="00600038">
        <w:rPr>
          <w:bCs/>
        </w:rPr>
        <w:t>m</w:t>
      </w:r>
      <w:r w:rsidR="00600038" w:rsidRPr="00305269">
        <w:rPr>
          <w:bCs/>
        </w:rPr>
        <w:t>ucilaginous</w:t>
      </w:r>
    </w:p>
    <w:p w14:paraId="4160D306" w14:textId="77777777" w:rsidR="00973511" w:rsidRDefault="00FA1687" w:rsidP="002B5B88">
      <w:pPr>
        <w:pStyle w:val="glossary"/>
      </w:pPr>
      <w:r>
        <w:rPr>
          <w:b/>
        </w:rPr>
        <w:t>s</w:t>
      </w:r>
      <w:r w:rsidR="00973511" w:rsidRPr="009B445C">
        <w:rPr>
          <w:b/>
        </w:rPr>
        <w:t>inus</w:t>
      </w:r>
      <w:r w:rsidR="00973511">
        <w:t xml:space="preserve"> – in desmids: the median incision dividing the desmid cell into two </w:t>
      </w:r>
      <w:proofErr w:type="spellStart"/>
      <w:r w:rsidR="00973511">
        <w:t>semicells</w:t>
      </w:r>
      <w:proofErr w:type="spellEnd"/>
      <w:r w:rsidR="00973511">
        <w:t xml:space="preserve"> </w:t>
      </w:r>
    </w:p>
    <w:p w14:paraId="3A8C63DF" w14:textId="77777777" w:rsidR="00973511" w:rsidRDefault="00FA1687" w:rsidP="00973511">
      <w:pPr>
        <w:pStyle w:val="glossary"/>
        <w:rPr>
          <w:b/>
        </w:rPr>
      </w:pPr>
      <w:r>
        <w:rPr>
          <w:b/>
        </w:rPr>
        <w:t>s</w:t>
      </w:r>
      <w:r w:rsidR="00973511" w:rsidRPr="00B902DF">
        <w:rPr>
          <w:b/>
        </w:rPr>
        <w:t>pinule(s)</w:t>
      </w:r>
      <w:r w:rsidR="00973511" w:rsidRPr="00C74234">
        <w:t xml:space="preserve"> </w:t>
      </w:r>
      <w:r w:rsidR="00973511">
        <w:t xml:space="preserve">– </w:t>
      </w:r>
      <w:r w:rsidR="00973511" w:rsidRPr="00C74234">
        <w:t>minute spine or thorn-like projection(s)</w:t>
      </w:r>
      <w:r w:rsidR="00973511" w:rsidRPr="009B445C">
        <w:rPr>
          <w:b/>
        </w:rPr>
        <w:t xml:space="preserve"> </w:t>
      </w:r>
    </w:p>
    <w:p w14:paraId="749F7689" w14:textId="162A4A3E" w:rsidR="00E94850" w:rsidRPr="009B445C" w:rsidRDefault="00E94850" w:rsidP="00973511">
      <w:pPr>
        <w:pStyle w:val="glossary"/>
        <w:rPr>
          <w:b/>
        </w:rPr>
      </w:pPr>
      <w:r w:rsidRPr="00E94850">
        <w:rPr>
          <w:b/>
          <w:highlight w:val="yellow"/>
        </w:rPr>
        <w:t>stellate</w:t>
      </w:r>
      <w:r>
        <w:rPr>
          <w:b/>
        </w:rPr>
        <w:t xml:space="preserve"> – </w:t>
      </w:r>
      <w:r w:rsidRPr="00054517">
        <w:rPr>
          <w:bCs/>
        </w:rPr>
        <w:t>star-shaped</w:t>
      </w:r>
    </w:p>
    <w:p w14:paraId="36E041EC" w14:textId="77777777" w:rsidR="00973511" w:rsidRPr="00BB17B9" w:rsidRDefault="00FA1687" w:rsidP="00973511">
      <w:pPr>
        <w:pStyle w:val="glossary"/>
        <w:rPr>
          <w:b/>
        </w:rPr>
      </w:pPr>
      <w:r>
        <w:rPr>
          <w:b/>
        </w:rPr>
        <w:t>s</w:t>
      </w:r>
      <w:r w:rsidR="00973511" w:rsidRPr="009B445C">
        <w:rPr>
          <w:b/>
        </w:rPr>
        <w:t>ternum</w:t>
      </w:r>
      <w:r w:rsidR="00973511">
        <w:t xml:space="preserve"> – in diatoms: a hyaline region, without </w:t>
      </w:r>
      <w:r w:rsidR="00973511" w:rsidRPr="00711385">
        <w:rPr>
          <w:b/>
        </w:rPr>
        <w:t>striae</w:t>
      </w:r>
      <w:r w:rsidR="00973511">
        <w:t>, running a long the long axis of a valve in araphid diatoms</w:t>
      </w:r>
    </w:p>
    <w:p w14:paraId="544DC164" w14:textId="0266A107" w:rsidR="00973511" w:rsidRPr="00BB17B9" w:rsidRDefault="00FA1687" w:rsidP="00973511">
      <w:pPr>
        <w:pStyle w:val="glossary"/>
        <w:rPr>
          <w:b/>
        </w:rPr>
      </w:pPr>
      <w:r>
        <w:rPr>
          <w:b/>
        </w:rPr>
        <w:t>s</w:t>
      </w:r>
      <w:r w:rsidR="00973511" w:rsidRPr="009B445C">
        <w:rPr>
          <w:b/>
        </w:rPr>
        <w:t>tigma</w:t>
      </w:r>
      <w:r w:rsidR="00973511">
        <w:t xml:space="preserve"> – </w:t>
      </w:r>
      <w:proofErr w:type="gramStart"/>
      <w:r w:rsidR="00973511">
        <w:t>see</w:t>
      </w:r>
      <w:r w:rsidR="004C7388">
        <w:t>:</w:t>
      </w:r>
      <w:proofErr w:type="gramEnd"/>
      <w:r w:rsidR="00973511">
        <w:t xml:space="preserve"> eyespot </w:t>
      </w:r>
    </w:p>
    <w:p w14:paraId="4600FE2E" w14:textId="77777777" w:rsidR="00973511" w:rsidRDefault="00FA1687" w:rsidP="002B5B88">
      <w:pPr>
        <w:pStyle w:val="glossary"/>
      </w:pPr>
      <w:r>
        <w:rPr>
          <w:b/>
        </w:rPr>
        <w:t>s</w:t>
      </w:r>
      <w:r w:rsidR="00973511" w:rsidRPr="00BB17B9">
        <w:rPr>
          <w:b/>
        </w:rPr>
        <w:t xml:space="preserve">tria </w:t>
      </w:r>
      <w:r w:rsidR="00973511" w:rsidRPr="00575860">
        <w:t>(plural:</w:t>
      </w:r>
      <w:r w:rsidR="00973511" w:rsidRPr="00BB17B9">
        <w:rPr>
          <w:b/>
        </w:rPr>
        <w:t xml:space="preserve"> striae</w:t>
      </w:r>
      <w:r w:rsidR="00973511" w:rsidRPr="00575860">
        <w:t>)</w:t>
      </w:r>
      <w:r w:rsidR="00973511">
        <w:t xml:space="preserve"> – stripe(s), line of pores on the diatom valve</w:t>
      </w:r>
    </w:p>
    <w:p w14:paraId="35AACC34" w14:textId="14B194B8" w:rsidR="009B0EF8" w:rsidRPr="009B0EF8" w:rsidRDefault="009B0EF8" w:rsidP="00FA1687">
      <w:pPr>
        <w:pStyle w:val="glossary"/>
        <w:rPr>
          <w:bCs/>
        </w:rPr>
      </w:pPr>
      <w:proofErr w:type="spellStart"/>
      <w:r w:rsidRPr="009B0EF8">
        <w:rPr>
          <w:b/>
        </w:rPr>
        <w:t>subaerophytic</w:t>
      </w:r>
      <w:proofErr w:type="spellEnd"/>
      <w:r w:rsidRPr="009B0EF8">
        <w:rPr>
          <w:b/>
        </w:rPr>
        <w:t xml:space="preserve"> </w:t>
      </w:r>
      <w:r w:rsidRPr="009B0EF8">
        <w:rPr>
          <w:bCs/>
        </w:rPr>
        <w:t>– from terrestrial habitats which receive occasional or partial moisture, such as dripping rocks</w:t>
      </w:r>
    </w:p>
    <w:p w14:paraId="2F241749" w14:textId="27139794" w:rsidR="00FA1687" w:rsidRPr="004C7388" w:rsidRDefault="00FA1687" w:rsidP="00FA1687">
      <w:pPr>
        <w:pStyle w:val="glossary"/>
        <w:rPr>
          <w:highlight w:val="yellow"/>
        </w:rPr>
      </w:pPr>
      <w:proofErr w:type="spellStart"/>
      <w:r w:rsidRPr="004C7388">
        <w:rPr>
          <w:b/>
          <w:highlight w:val="yellow"/>
        </w:rPr>
        <w:t>s</w:t>
      </w:r>
      <w:r w:rsidR="00973511" w:rsidRPr="004C7388">
        <w:rPr>
          <w:b/>
          <w:highlight w:val="yellow"/>
        </w:rPr>
        <w:t>ubcapitate</w:t>
      </w:r>
      <w:proofErr w:type="spellEnd"/>
      <w:r w:rsidR="00973511" w:rsidRPr="004C7388">
        <w:rPr>
          <w:b/>
          <w:highlight w:val="yellow"/>
        </w:rPr>
        <w:t xml:space="preserve"> </w:t>
      </w:r>
      <w:r w:rsidR="00973511" w:rsidRPr="004C7388">
        <w:rPr>
          <w:highlight w:val="yellow"/>
        </w:rPr>
        <w:t xml:space="preserve">– see </w:t>
      </w:r>
      <w:r w:rsidRPr="004C7388">
        <w:rPr>
          <w:highlight w:val="yellow"/>
        </w:rPr>
        <w:t xml:space="preserve">Cox </w:t>
      </w:r>
      <w:r w:rsidR="00EB1C3E" w:rsidRPr="004C7388">
        <w:rPr>
          <w:highlight w:val="yellow"/>
        </w:rPr>
        <w:t>(</w:t>
      </w:r>
      <w:r w:rsidRPr="004C7388">
        <w:rPr>
          <w:highlight w:val="yellow"/>
        </w:rPr>
        <w:t>1996</w:t>
      </w:r>
      <w:r w:rsidR="00EB1C3E" w:rsidRPr="004C7388">
        <w:rPr>
          <w:highlight w:val="yellow"/>
        </w:rPr>
        <w:t>)</w:t>
      </w:r>
      <w:r w:rsidRPr="004C7388">
        <w:rPr>
          <w:highlight w:val="yellow"/>
        </w:rPr>
        <w:t xml:space="preserve"> </w:t>
      </w:r>
      <w:r w:rsidR="00EB1C3E" w:rsidRPr="004C7388">
        <w:rPr>
          <w:highlight w:val="yellow"/>
        </w:rPr>
        <w:t>Fig. 6</w:t>
      </w:r>
    </w:p>
    <w:p w14:paraId="169E0691" w14:textId="77777777" w:rsidR="00973511" w:rsidRPr="00711385" w:rsidRDefault="00FA1687" w:rsidP="00FA1687">
      <w:pPr>
        <w:pStyle w:val="glossary"/>
      </w:pPr>
      <w:r w:rsidRPr="004C7388">
        <w:rPr>
          <w:b/>
          <w:highlight w:val="yellow"/>
        </w:rPr>
        <w:t>s</w:t>
      </w:r>
      <w:r w:rsidR="00973511" w:rsidRPr="004C7388">
        <w:rPr>
          <w:b/>
          <w:highlight w:val="yellow"/>
        </w:rPr>
        <w:t>ub</w:t>
      </w:r>
      <w:r w:rsidR="00C0543D" w:rsidRPr="004C7388">
        <w:rPr>
          <w:b/>
          <w:highlight w:val="yellow"/>
        </w:rPr>
        <w:t>r</w:t>
      </w:r>
      <w:r w:rsidR="00973511" w:rsidRPr="004C7388">
        <w:rPr>
          <w:b/>
          <w:highlight w:val="yellow"/>
        </w:rPr>
        <w:t>ostrate</w:t>
      </w:r>
      <w:r w:rsidR="00973511" w:rsidRPr="000A1652">
        <w:rPr>
          <w:b/>
        </w:rPr>
        <w:t xml:space="preserve"> </w:t>
      </w:r>
      <w:r w:rsidR="00973511">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476EA13F" w14:textId="77777777" w:rsidR="00973511" w:rsidRPr="00BB17B9" w:rsidRDefault="00FA1687" w:rsidP="00973511">
      <w:pPr>
        <w:pStyle w:val="glossary"/>
        <w:rPr>
          <w:b/>
        </w:rPr>
      </w:pPr>
      <w:r>
        <w:rPr>
          <w:b/>
        </w:rPr>
        <w:t>s</w:t>
      </w:r>
      <w:r w:rsidR="00973511" w:rsidRPr="009B445C">
        <w:rPr>
          <w:b/>
        </w:rPr>
        <w:t>ulcus</w:t>
      </w:r>
      <w:r w:rsidR="00973511">
        <w:t xml:space="preserve"> – in dinoflagellates: a longitudinal groove in the ventral face of the cell, in </w:t>
      </w:r>
      <w:r w:rsidR="00973511" w:rsidRPr="00F72CAD">
        <w:rPr>
          <w:b/>
        </w:rPr>
        <w:t>hypotheca</w:t>
      </w:r>
      <w:r w:rsidR="00973511">
        <w:t xml:space="preserve">/hypocone that may extend into the </w:t>
      </w:r>
      <w:r w:rsidR="00973511" w:rsidRPr="00F72CAD">
        <w:rPr>
          <w:b/>
        </w:rPr>
        <w:t>epitheca</w:t>
      </w:r>
      <w:r w:rsidR="00973511">
        <w:t>/</w:t>
      </w:r>
      <w:proofErr w:type="spellStart"/>
      <w:r w:rsidR="00973511">
        <w:t>epicone</w:t>
      </w:r>
      <w:proofErr w:type="spellEnd"/>
      <w:r w:rsidR="00973511">
        <w:t xml:space="preserve">; hold the longitudinal whiplash flagellum  </w:t>
      </w:r>
    </w:p>
    <w:p w14:paraId="7A2CCD0B" w14:textId="1759C109" w:rsidR="00973511" w:rsidRDefault="00FA1687" w:rsidP="002B5B88">
      <w:pPr>
        <w:pStyle w:val="glossary"/>
      </w:pPr>
      <w:r>
        <w:rPr>
          <w:b/>
        </w:rPr>
        <w:t>s</w:t>
      </w:r>
      <w:r w:rsidR="00973511" w:rsidRPr="00BB17B9">
        <w:rPr>
          <w:b/>
        </w:rPr>
        <w:t>uture</w:t>
      </w:r>
      <w:r w:rsidR="00973511">
        <w:t xml:space="preserve"> – Line or groove, especially in desmids,</w:t>
      </w:r>
      <w:r w:rsidR="00987ED8">
        <w:t xml:space="preserve"> </w:t>
      </w:r>
      <w:r w:rsidR="00973511">
        <w:t xml:space="preserve">marking the limits between adjacent semicells. In filamentous </w:t>
      </w:r>
      <w:r w:rsidR="00DC72A5">
        <w:t>Zygnematales</w:t>
      </w:r>
      <w:r w:rsidR="00973511">
        <w:t xml:space="preserve">: groove around </w:t>
      </w:r>
      <w:r w:rsidR="00973511" w:rsidRPr="00F72CAD">
        <w:rPr>
          <w:b/>
        </w:rPr>
        <w:t>zygospore</w:t>
      </w:r>
      <w:r w:rsidR="00973511">
        <w:t xml:space="preserve">.  In </w:t>
      </w:r>
      <w:r>
        <w:t>armored</w:t>
      </w:r>
      <w:r w:rsidR="00973511">
        <w:t xml:space="preserve"> dinoflagellates: groove between the plates</w:t>
      </w:r>
    </w:p>
    <w:p w14:paraId="23C31310" w14:textId="77777777" w:rsidR="00973511" w:rsidRDefault="00FA1687" w:rsidP="002B5B88">
      <w:pPr>
        <w:pStyle w:val="glossary"/>
      </w:pPr>
      <w:r>
        <w:rPr>
          <w:b/>
        </w:rPr>
        <w:t>s</w:t>
      </w:r>
      <w:r w:rsidR="00973511" w:rsidRPr="00BB17B9">
        <w:rPr>
          <w:b/>
        </w:rPr>
        <w:t>ynonym</w:t>
      </w:r>
      <w:r w:rsidR="00973511">
        <w:t xml:space="preserve"> - </w:t>
      </w:r>
      <w:r>
        <w:t>superseded</w:t>
      </w:r>
      <w:r w:rsidR="00973511">
        <w:t xml:space="preserve"> or unused name</w:t>
      </w:r>
    </w:p>
    <w:p w14:paraId="0DBF0E3A" w14:textId="77777777" w:rsidR="00973511" w:rsidRDefault="00973511" w:rsidP="002B5B88">
      <w:pPr>
        <w:pStyle w:val="glossary"/>
      </w:pPr>
    </w:p>
    <w:p w14:paraId="7591907F" w14:textId="77777777" w:rsidR="00973511" w:rsidRDefault="00FA1687" w:rsidP="002B5B88">
      <w:pPr>
        <w:pStyle w:val="glossary"/>
      </w:pPr>
      <w:r>
        <w:rPr>
          <w:b/>
        </w:rPr>
        <w:t>t</w:t>
      </w:r>
      <w:r w:rsidR="00973511" w:rsidRPr="00BB17B9">
        <w:rPr>
          <w:b/>
        </w:rPr>
        <w:t>apering</w:t>
      </w:r>
      <w:r w:rsidR="00973511">
        <w:t xml:space="preserve"> – narrowing, ending in a point</w:t>
      </w:r>
    </w:p>
    <w:p w14:paraId="6C6158A3" w14:textId="77777777" w:rsidR="00973511" w:rsidRDefault="00FA1687" w:rsidP="002B5B88">
      <w:pPr>
        <w:pStyle w:val="glossary"/>
      </w:pPr>
      <w:r>
        <w:rPr>
          <w:b/>
        </w:rPr>
        <w:t>t</w:t>
      </w:r>
      <w:r w:rsidR="00973511" w:rsidRPr="00BB17B9">
        <w:rPr>
          <w:b/>
        </w:rPr>
        <w:t>heca (</w:t>
      </w:r>
      <w:r w:rsidR="00973511" w:rsidRPr="00F72CAD">
        <w:t>Plural:</w:t>
      </w:r>
      <w:r w:rsidR="00973511" w:rsidRPr="00BB17B9">
        <w:rPr>
          <w:b/>
        </w:rPr>
        <w:t xml:space="preserve"> thecae)</w:t>
      </w:r>
      <w:r w:rsidR="00973511">
        <w:t xml:space="preserve"> – in dinoflagellates: a cell covering made of cellulose plates. Usually each cell has 2 thecae (an epi-theca and a hypo-theca), which together fully encase the cell  </w:t>
      </w:r>
    </w:p>
    <w:p w14:paraId="6D9252D5" w14:textId="77777777" w:rsidR="00973511" w:rsidRDefault="00FA1687" w:rsidP="002B5B88">
      <w:pPr>
        <w:pStyle w:val="glossary"/>
      </w:pPr>
      <w:r>
        <w:rPr>
          <w:b/>
        </w:rPr>
        <w:t>t</w:t>
      </w:r>
      <w:r w:rsidR="00973511" w:rsidRPr="00BB17B9">
        <w:rPr>
          <w:b/>
        </w:rPr>
        <w:t>hecate</w:t>
      </w:r>
      <w:r w:rsidR="00973511">
        <w:t xml:space="preserve"> – in dinoflagellates: having thecae, being enclosed in a shell of cellulose plates which makes the cell look ‘</w:t>
      </w:r>
      <w:r>
        <w:t>armored</w:t>
      </w:r>
      <w:r w:rsidR="00973511">
        <w:t>’</w:t>
      </w:r>
    </w:p>
    <w:p w14:paraId="2180ABB1" w14:textId="77777777" w:rsidR="00973511" w:rsidRPr="00686A96" w:rsidRDefault="00FA1687" w:rsidP="002B5B88">
      <w:pPr>
        <w:pStyle w:val="glossary"/>
      </w:pPr>
      <w:proofErr w:type="spellStart"/>
      <w:r>
        <w:rPr>
          <w:b/>
        </w:rPr>
        <w:t>t</w:t>
      </w:r>
      <w:r w:rsidR="00973511" w:rsidRPr="00405CC6">
        <w:rPr>
          <w:b/>
        </w:rPr>
        <w:t>ychoplanktonic</w:t>
      </w:r>
      <w:proofErr w:type="spellEnd"/>
      <w:r w:rsidR="00973511" w:rsidRPr="00686A96">
        <w:t xml:space="preserve"> – species that are predominantly planktonic but are capable of prolonged survival on or in sediments</w:t>
      </w:r>
    </w:p>
    <w:p w14:paraId="604777F2" w14:textId="77777777" w:rsidR="00973511" w:rsidRPr="00CF48AE" w:rsidRDefault="00FA1687" w:rsidP="002B5B88">
      <w:pPr>
        <w:pStyle w:val="glossary"/>
      </w:pPr>
      <w:r>
        <w:rPr>
          <w:b/>
        </w:rPr>
        <w:lastRenderedPageBreak/>
        <w:t>t</w:t>
      </w:r>
      <w:r w:rsidR="00973511" w:rsidRPr="009C769A">
        <w:rPr>
          <w:b/>
        </w:rPr>
        <w:t>ran</w:t>
      </w:r>
      <w:r w:rsidR="00E97425">
        <w:rPr>
          <w:b/>
        </w:rPr>
        <w:t>s</w:t>
      </w:r>
      <w:r w:rsidR="00973511" w:rsidRPr="009C769A">
        <w:rPr>
          <w:b/>
        </w:rPr>
        <w:t xml:space="preserve">apical axis – </w:t>
      </w:r>
      <w:r w:rsidR="00973511" w:rsidRPr="00711385">
        <w:t>in diatoms:</w:t>
      </w:r>
      <w:r w:rsidR="00973511" w:rsidRPr="009C769A">
        <w:rPr>
          <w:b/>
        </w:rPr>
        <w:t xml:space="preserve"> </w:t>
      </w:r>
      <w:r w:rsidR="00973511" w:rsidRPr="00CF48AE">
        <w:t xml:space="preserve">axis linking the mid-points of opposing valve margins, intersecting the middle of the </w:t>
      </w:r>
      <w:r w:rsidR="00973511" w:rsidRPr="00711385">
        <w:rPr>
          <w:b/>
        </w:rPr>
        <w:t>apical axis</w:t>
      </w:r>
    </w:p>
    <w:p w14:paraId="30D1662B" w14:textId="77777777" w:rsidR="00973511" w:rsidRPr="00CF48AE" w:rsidRDefault="00FA1687" w:rsidP="002B5B88">
      <w:pPr>
        <w:pStyle w:val="glossary"/>
      </w:pPr>
      <w:r>
        <w:rPr>
          <w:b/>
        </w:rPr>
        <w:t>t</w:t>
      </w:r>
      <w:r w:rsidR="00973511" w:rsidRPr="009C769A">
        <w:rPr>
          <w:b/>
        </w:rPr>
        <w:t xml:space="preserve">ransverse – </w:t>
      </w:r>
      <w:r w:rsidR="00973511" w:rsidRPr="00CF48AE">
        <w:t>passing through a hyperbola’s foci</w:t>
      </w:r>
    </w:p>
    <w:p w14:paraId="5A5B372A" w14:textId="5FD99ADF" w:rsidR="00305269" w:rsidRDefault="00305269" w:rsidP="00E97425">
      <w:pPr>
        <w:pStyle w:val="glossary"/>
        <w:rPr>
          <w:b/>
        </w:rPr>
      </w:pPr>
      <w:r>
        <w:rPr>
          <w:b/>
        </w:rPr>
        <w:t xml:space="preserve">trichome </w:t>
      </w:r>
      <w:r w:rsidRPr="009C769A">
        <w:rPr>
          <w:b/>
        </w:rPr>
        <w:t>–</w:t>
      </w:r>
      <w:r>
        <w:rPr>
          <w:b/>
        </w:rPr>
        <w:t xml:space="preserve"> </w:t>
      </w:r>
      <w:r>
        <w:rPr>
          <w:bCs/>
        </w:rPr>
        <w:t>in cyanobac</w:t>
      </w:r>
      <w:r w:rsidR="00600038">
        <w:rPr>
          <w:bCs/>
        </w:rPr>
        <w:t>t</w:t>
      </w:r>
      <w:r>
        <w:rPr>
          <w:bCs/>
        </w:rPr>
        <w:t>eri</w:t>
      </w:r>
      <w:r w:rsidR="00600038">
        <w:rPr>
          <w:bCs/>
        </w:rPr>
        <w:t>ophyta</w:t>
      </w:r>
      <w:r>
        <w:rPr>
          <w:bCs/>
        </w:rPr>
        <w:t>:</w:t>
      </w:r>
      <w:r>
        <w:rPr>
          <w:b/>
        </w:rPr>
        <w:t xml:space="preserve"> </w:t>
      </w:r>
      <w:r w:rsidRPr="00305269">
        <w:rPr>
          <w:bCs/>
        </w:rPr>
        <w:t>a filament</w:t>
      </w:r>
      <w:r>
        <w:rPr>
          <w:bCs/>
        </w:rPr>
        <w:t>, but without the sheath. The term is synonymous with filament for forms which never possess a sheath, but for those which do, the filament consists of a trichome and a sheath</w:t>
      </w:r>
    </w:p>
    <w:p w14:paraId="6C493EA2" w14:textId="4FAA7BC6" w:rsidR="00A329CD" w:rsidRPr="00A329CD" w:rsidRDefault="00FA1687" w:rsidP="00E97425">
      <w:pPr>
        <w:pStyle w:val="glossary"/>
        <w:rPr>
          <w:bCs/>
        </w:rPr>
      </w:pPr>
      <w:r>
        <w:rPr>
          <w:b/>
        </w:rPr>
        <w:t>t</w:t>
      </w:r>
      <w:r w:rsidR="00A329CD">
        <w:rPr>
          <w:b/>
        </w:rPr>
        <w:t xml:space="preserve">richocyst </w:t>
      </w:r>
      <w:r w:rsidR="00A329CD" w:rsidRPr="009C769A">
        <w:rPr>
          <w:b/>
        </w:rPr>
        <w:t>–</w:t>
      </w:r>
      <w:r w:rsidR="00A329CD">
        <w:rPr>
          <w:b/>
        </w:rPr>
        <w:t xml:space="preserve"> </w:t>
      </w:r>
      <w:r w:rsidR="00A329CD">
        <w:rPr>
          <w:bCs/>
        </w:rPr>
        <w:t xml:space="preserve">in </w:t>
      </w:r>
      <w:r w:rsidR="00E97425">
        <w:rPr>
          <w:bCs/>
        </w:rPr>
        <w:t xml:space="preserve">cryptophytes, </w:t>
      </w:r>
      <w:r w:rsidR="00A329CD">
        <w:rPr>
          <w:bCs/>
        </w:rPr>
        <w:t>dinoflagellates and raphidophytes</w:t>
      </w:r>
      <w:r w:rsidR="00E97425">
        <w:rPr>
          <w:bCs/>
        </w:rPr>
        <w:t>: membrane surrounded organelle lying beneath the cell surface, which ejects threads of mucilage on stimulation</w:t>
      </w:r>
    </w:p>
    <w:p w14:paraId="50F4C3D6" w14:textId="4C8201A6" w:rsidR="00973511" w:rsidRDefault="00FA1687" w:rsidP="002B5B88">
      <w:pPr>
        <w:pStyle w:val="glossary"/>
      </w:pPr>
      <w:r w:rsidRPr="004C7388">
        <w:rPr>
          <w:b/>
          <w:highlight w:val="green"/>
        </w:rPr>
        <w:t>t</w:t>
      </w:r>
      <w:r w:rsidR="00973511" w:rsidRPr="004C7388">
        <w:rPr>
          <w:b/>
          <w:highlight w:val="green"/>
        </w:rPr>
        <w:t>runcate</w:t>
      </w:r>
      <w:r w:rsidR="00973511">
        <w:t xml:space="preserve"> – cut off, trimmed</w:t>
      </w:r>
      <w:r w:rsidR="004C7388">
        <w:t>, as opposed to being rounded or pointed.</w:t>
      </w:r>
    </w:p>
    <w:p w14:paraId="5909D3AA" w14:textId="77777777" w:rsidR="00973511" w:rsidRPr="009C769A" w:rsidRDefault="00973511" w:rsidP="002B5B88">
      <w:pPr>
        <w:pStyle w:val="glossary"/>
        <w:rPr>
          <w:b/>
        </w:rPr>
      </w:pPr>
    </w:p>
    <w:p w14:paraId="690A0250" w14:textId="77777777" w:rsidR="00973511" w:rsidRPr="00CF48AE" w:rsidRDefault="00FA1687" w:rsidP="002B5B88">
      <w:pPr>
        <w:pStyle w:val="glossary"/>
      </w:pPr>
      <w:r>
        <w:rPr>
          <w:b/>
        </w:rPr>
        <w:t>u</w:t>
      </w:r>
      <w:r w:rsidR="00973511" w:rsidRPr="009C769A">
        <w:rPr>
          <w:b/>
        </w:rPr>
        <w:t xml:space="preserve">ndulate </w:t>
      </w:r>
      <w:r w:rsidR="00973511" w:rsidRPr="00CF48AE">
        <w:t>(adj)</w:t>
      </w:r>
      <w:r w:rsidR="00973511" w:rsidRPr="009C769A">
        <w:rPr>
          <w:b/>
        </w:rPr>
        <w:t xml:space="preserve"> – </w:t>
      </w:r>
      <w:r w:rsidR="00973511" w:rsidRPr="00CF48AE">
        <w:t>with a wavy appearance, edge or marking</w:t>
      </w:r>
    </w:p>
    <w:p w14:paraId="4007A3EF" w14:textId="77777777" w:rsidR="00973511" w:rsidRPr="00CF48AE" w:rsidRDefault="00FA1687" w:rsidP="002B5B88">
      <w:pPr>
        <w:pStyle w:val="glossary"/>
      </w:pPr>
      <w:r>
        <w:rPr>
          <w:b/>
        </w:rPr>
        <w:t>u</w:t>
      </w:r>
      <w:r w:rsidR="00973511" w:rsidRPr="009C769A">
        <w:rPr>
          <w:b/>
        </w:rPr>
        <w:t xml:space="preserve">ndulation – </w:t>
      </w:r>
      <w:r w:rsidR="00973511" w:rsidRPr="00CF48AE">
        <w:t>a curving form or outline, especially one in a series such as a wave</w:t>
      </w:r>
    </w:p>
    <w:p w14:paraId="0028DEBF" w14:textId="77777777" w:rsidR="00973511" w:rsidRPr="009C769A" w:rsidRDefault="00973511" w:rsidP="002B5B88">
      <w:pPr>
        <w:pStyle w:val="glossary"/>
        <w:rPr>
          <w:b/>
        </w:rPr>
      </w:pPr>
    </w:p>
    <w:p w14:paraId="3AF5ED79" w14:textId="77777777" w:rsidR="00973511" w:rsidRDefault="00FA1687" w:rsidP="002B5B88">
      <w:pPr>
        <w:pStyle w:val="glossary"/>
      </w:pPr>
      <w:r>
        <w:rPr>
          <w:b/>
        </w:rPr>
        <w:t>v</w:t>
      </w:r>
      <w:r w:rsidR="00973511" w:rsidRPr="009C769A">
        <w:rPr>
          <w:b/>
        </w:rPr>
        <w:t>alve</w:t>
      </w:r>
      <w:r w:rsidR="00973511">
        <w:t xml:space="preserve"> – one of two halves of the diatom silicaceous shell (=</w:t>
      </w:r>
      <w:r w:rsidR="00973511" w:rsidRPr="00F72CAD">
        <w:rPr>
          <w:b/>
        </w:rPr>
        <w:t>frustule</w:t>
      </w:r>
      <w:r w:rsidR="00973511">
        <w:t xml:space="preserve">).  The two valves usually have the same shape, but since one </w:t>
      </w:r>
      <w:proofErr w:type="gramStart"/>
      <w:r w:rsidR="00973511">
        <w:t>fits</w:t>
      </w:r>
      <w:proofErr w:type="gramEnd"/>
      <w:r w:rsidR="00973511">
        <w:t xml:space="preserve"> into the other as in a petri dish, they are of different size</w:t>
      </w:r>
    </w:p>
    <w:p w14:paraId="07A41B9F" w14:textId="77777777" w:rsidR="00973511" w:rsidRPr="00191127" w:rsidRDefault="00FA1687" w:rsidP="002B5B88">
      <w:pPr>
        <w:pStyle w:val="glossary"/>
      </w:pPr>
      <w:r>
        <w:rPr>
          <w:b/>
        </w:rPr>
        <w:t>v</w:t>
      </w:r>
      <w:r w:rsidR="00973511" w:rsidRPr="00D5740C">
        <w:rPr>
          <w:b/>
        </w:rPr>
        <w:t xml:space="preserve">alve face – </w:t>
      </w:r>
      <w:r w:rsidR="00973511" w:rsidRPr="00191127">
        <w:t xml:space="preserve">the round part of the valve </w:t>
      </w:r>
    </w:p>
    <w:p w14:paraId="3DC44A66" w14:textId="77777777" w:rsidR="00973511" w:rsidRPr="00191127" w:rsidRDefault="00FA1687" w:rsidP="002B5B88">
      <w:pPr>
        <w:pStyle w:val="glossary"/>
      </w:pPr>
      <w:r>
        <w:rPr>
          <w:b/>
        </w:rPr>
        <w:t>v</w:t>
      </w:r>
      <w:r w:rsidR="00973511" w:rsidRPr="00D5740C">
        <w:rPr>
          <w:b/>
        </w:rPr>
        <w:t xml:space="preserve">alve mantle – </w:t>
      </w:r>
      <w:r w:rsidR="00973511" w:rsidRPr="00191127">
        <w:t>the marginal part of the valve, differentiated by slope and/or structure</w:t>
      </w:r>
    </w:p>
    <w:p w14:paraId="2E670844" w14:textId="77777777" w:rsidR="00973511" w:rsidRPr="00191127" w:rsidRDefault="00FA1687" w:rsidP="002B5B88">
      <w:pPr>
        <w:pStyle w:val="glossary"/>
      </w:pPr>
      <w:r>
        <w:rPr>
          <w:b/>
        </w:rPr>
        <w:t>v</w:t>
      </w:r>
      <w:r w:rsidR="00973511" w:rsidRPr="00D5740C">
        <w:rPr>
          <w:b/>
        </w:rPr>
        <w:t>alve margin –</w:t>
      </w:r>
      <w:r w:rsidR="00973511" w:rsidRPr="00191127">
        <w:t xml:space="preserve"> the edge of the </w:t>
      </w:r>
      <w:r w:rsidR="00973511" w:rsidRPr="00575860">
        <w:rPr>
          <w:b/>
        </w:rPr>
        <w:t>valve</w:t>
      </w:r>
      <w:r w:rsidR="00973511" w:rsidRPr="00191127">
        <w:t xml:space="preserve"> where the </w:t>
      </w:r>
      <w:r w:rsidR="00973511" w:rsidRPr="00575860">
        <w:rPr>
          <w:b/>
        </w:rPr>
        <w:t>cingulum</w:t>
      </w:r>
      <w:r w:rsidR="00973511" w:rsidRPr="00191127">
        <w:t xml:space="preserve"> begins</w:t>
      </w:r>
    </w:p>
    <w:p w14:paraId="41B4F10B" w14:textId="33566F29" w:rsidR="00973511" w:rsidRDefault="00FA1687" w:rsidP="002B5B88">
      <w:pPr>
        <w:pStyle w:val="glossary"/>
      </w:pPr>
      <w:r>
        <w:rPr>
          <w:b/>
        </w:rPr>
        <w:t>v</w:t>
      </w:r>
      <w:r w:rsidR="00973511" w:rsidRPr="009C769A">
        <w:rPr>
          <w:b/>
        </w:rPr>
        <w:t xml:space="preserve">alve view </w:t>
      </w:r>
      <w:r w:rsidR="00973511" w:rsidRPr="009C769A">
        <w:t>–</w:t>
      </w:r>
      <w:r w:rsidR="00973511">
        <w:t xml:space="preserve"> in diatoms, the way the cell looks under the microscope when examined looking at the </w:t>
      </w:r>
      <w:r w:rsidR="00973511" w:rsidRPr="00F2317F">
        <w:rPr>
          <w:b/>
        </w:rPr>
        <w:t>valve face</w:t>
      </w:r>
      <w:r w:rsidR="00973511">
        <w:t xml:space="preserve"> of the cell (as opposed to the </w:t>
      </w:r>
      <w:r w:rsidR="00973511" w:rsidRPr="00F2317F">
        <w:rPr>
          <w:b/>
        </w:rPr>
        <w:t>girdle view</w:t>
      </w:r>
      <w:r w:rsidR="00973511">
        <w:t xml:space="preserve">, i.e. looking at the </w:t>
      </w:r>
      <w:r w:rsidR="003E314D">
        <w:t>girdle</w:t>
      </w:r>
      <w:r w:rsidR="00973511">
        <w:t xml:space="preserve"> face of the cell)</w:t>
      </w:r>
    </w:p>
    <w:p w14:paraId="559012C1" w14:textId="77777777" w:rsidR="00973511" w:rsidRDefault="00FA1687" w:rsidP="002B5B88">
      <w:pPr>
        <w:pStyle w:val="glossary"/>
      </w:pPr>
      <w:r>
        <w:rPr>
          <w:b/>
        </w:rPr>
        <w:t>v</w:t>
      </w:r>
      <w:r w:rsidR="00973511" w:rsidRPr="009C769A">
        <w:rPr>
          <w:b/>
        </w:rPr>
        <w:t>entral</w:t>
      </w:r>
      <w:r w:rsidR="00973511">
        <w:t xml:space="preserve"> – front side, opposite of dorsal</w:t>
      </w:r>
    </w:p>
    <w:p w14:paraId="132C5533" w14:textId="77777777" w:rsidR="00973511" w:rsidRPr="009C769A" w:rsidRDefault="00FA1687" w:rsidP="002B5B88">
      <w:pPr>
        <w:pStyle w:val="glossary"/>
        <w:rPr>
          <w:b/>
        </w:rPr>
      </w:pPr>
      <w:r>
        <w:rPr>
          <w:b/>
          <w:szCs w:val="36"/>
        </w:rPr>
        <w:t>v</w:t>
      </w:r>
      <w:r w:rsidR="00973511" w:rsidRPr="00B902DF">
        <w:rPr>
          <w:b/>
          <w:szCs w:val="36"/>
        </w:rPr>
        <w:t xml:space="preserve">erruca </w:t>
      </w:r>
      <w:r w:rsidR="00973511" w:rsidRPr="00056BFD">
        <w:rPr>
          <w:szCs w:val="36"/>
        </w:rPr>
        <w:t>(Plural:</w:t>
      </w:r>
      <w:r w:rsidR="00973511" w:rsidRPr="00B902DF">
        <w:rPr>
          <w:b/>
          <w:szCs w:val="36"/>
        </w:rPr>
        <w:t xml:space="preserve"> verrucae) </w:t>
      </w:r>
      <w:r w:rsidR="00973511" w:rsidRPr="00056BFD">
        <w:rPr>
          <w:szCs w:val="36"/>
        </w:rPr>
        <w:t>– wart(s) or spiny projection(s)</w:t>
      </w:r>
    </w:p>
    <w:p w14:paraId="26CD4C43" w14:textId="77777777" w:rsidR="00973511" w:rsidRPr="009C769A" w:rsidRDefault="00FA1687" w:rsidP="002B5B88">
      <w:pPr>
        <w:pStyle w:val="glossary"/>
        <w:rPr>
          <w:b/>
        </w:rPr>
      </w:pPr>
      <w:r>
        <w:rPr>
          <w:b/>
          <w:szCs w:val="36"/>
        </w:rPr>
        <w:t>v</w:t>
      </w:r>
      <w:r w:rsidR="00973511" w:rsidRPr="00B902DF">
        <w:rPr>
          <w:b/>
          <w:szCs w:val="36"/>
        </w:rPr>
        <w:t xml:space="preserve">errucose </w:t>
      </w:r>
      <w:r w:rsidR="00973511" w:rsidRPr="00056BFD">
        <w:rPr>
          <w:szCs w:val="36"/>
        </w:rPr>
        <w:t>– covered with warty or spiny projections</w:t>
      </w:r>
    </w:p>
    <w:p w14:paraId="2CF36BCD" w14:textId="77777777" w:rsidR="00973511" w:rsidRPr="009C769A" w:rsidRDefault="00973511" w:rsidP="002B5B88">
      <w:pPr>
        <w:pStyle w:val="glossary"/>
        <w:rPr>
          <w:b/>
        </w:rPr>
      </w:pPr>
    </w:p>
    <w:p w14:paraId="117B5990" w14:textId="77777777" w:rsidR="00973511" w:rsidRPr="0021299A" w:rsidRDefault="00FA1687" w:rsidP="002B5B88">
      <w:pPr>
        <w:pStyle w:val="glossary"/>
      </w:pPr>
      <w:r>
        <w:rPr>
          <w:b/>
        </w:rPr>
        <w:t>z</w:t>
      </w:r>
      <w:r w:rsidR="00973511" w:rsidRPr="009C769A">
        <w:rPr>
          <w:b/>
        </w:rPr>
        <w:t>oospore</w:t>
      </w:r>
      <w:r w:rsidR="00973511" w:rsidRPr="0021299A">
        <w:t xml:space="preserve"> – motile asexual spore</w:t>
      </w:r>
    </w:p>
    <w:p w14:paraId="4427A4BB" w14:textId="77777777" w:rsidR="00973511" w:rsidRPr="0021299A" w:rsidRDefault="00FA1687" w:rsidP="002B5B88">
      <w:pPr>
        <w:pStyle w:val="glossary"/>
      </w:pPr>
      <w:r>
        <w:rPr>
          <w:b/>
        </w:rPr>
        <w:t>z</w:t>
      </w:r>
      <w:r w:rsidR="00973511" w:rsidRPr="009C769A">
        <w:rPr>
          <w:b/>
        </w:rPr>
        <w:t>oosporangium</w:t>
      </w:r>
      <w:r w:rsidR="00973511" w:rsidRPr="0021299A">
        <w:t xml:space="preserve"> – cell producing zoospores</w:t>
      </w:r>
    </w:p>
    <w:p w14:paraId="3FE77559" w14:textId="77777777" w:rsidR="00973511" w:rsidRDefault="00FA1687" w:rsidP="002B5B88">
      <w:pPr>
        <w:pStyle w:val="glossary"/>
      </w:pPr>
      <w:r>
        <w:rPr>
          <w:b/>
        </w:rPr>
        <w:t>z</w:t>
      </w:r>
      <w:r w:rsidR="00973511" w:rsidRPr="009C769A">
        <w:rPr>
          <w:b/>
        </w:rPr>
        <w:t>ygospore</w:t>
      </w:r>
      <w:r w:rsidR="00973511" w:rsidRPr="0021299A">
        <w:t xml:space="preserve"> – thick</w:t>
      </w:r>
      <w:r w:rsidR="00DA58ED">
        <w:t>-</w:t>
      </w:r>
      <w:r w:rsidR="00973511" w:rsidRPr="0021299A">
        <w:t>walled resting spore formed sexually by the fusion of two gametes</w:t>
      </w:r>
    </w:p>
    <w:p w14:paraId="2D8DA1E3" w14:textId="77777777" w:rsidR="00EB1C3E" w:rsidRDefault="00EB1C3E" w:rsidP="002B5B88">
      <w:pPr>
        <w:pStyle w:val="glossary"/>
      </w:pPr>
    </w:p>
    <w:p w14:paraId="62D02818" w14:textId="77777777" w:rsidR="00EB1C3E" w:rsidRDefault="00DC0E27" w:rsidP="002B5B88">
      <w:pPr>
        <w:pStyle w:val="glossary"/>
        <w:rPr>
          <w:b/>
        </w:rPr>
      </w:pPr>
      <w:r>
        <w:rPr>
          <w:b/>
          <w:noProof/>
        </w:rPr>
        <w:lastRenderedPageBreak/>
        <w:drawing>
          <wp:inline distT="0" distB="0" distL="0" distR="0" wp14:anchorId="23EC1236" wp14:editId="32837011">
            <wp:extent cx="5270500" cy="68707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0500" cy="6870700"/>
                    </a:xfrm>
                    <a:prstGeom prst="rect">
                      <a:avLst/>
                    </a:prstGeom>
                    <a:noFill/>
                    <a:ln>
                      <a:noFill/>
                    </a:ln>
                  </pic:spPr>
                </pic:pic>
              </a:graphicData>
            </a:graphic>
          </wp:inline>
        </w:drawing>
      </w:r>
    </w:p>
    <w:p w14:paraId="669F0858" w14:textId="77777777" w:rsidR="00EB1C3E" w:rsidRPr="00EB1C3E" w:rsidRDefault="00EB1C3E" w:rsidP="002B5B88">
      <w:pPr>
        <w:pStyle w:val="glossary"/>
        <w:rPr>
          <w:bCs/>
        </w:rPr>
      </w:pPr>
      <w:r>
        <w:rPr>
          <w:b/>
        </w:rPr>
        <w:t xml:space="preserve">Plate 1. </w:t>
      </w:r>
      <w:r w:rsidRPr="00EB1C3E">
        <w:rPr>
          <w:bCs/>
        </w:rPr>
        <w:t>Fig. 5 from</w:t>
      </w:r>
      <w:r w:rsidR="00ED0C99">
        <w:rPr>
          <w:bCs/>
        </w:rPr>
        <w:t>:</w:t>
      </w:r>
      <w:r w:rsidRPr="00EB1C3E">
        <w:rPr>
          <w:bCs/>
        </w:rPr>
        <w:t xml:space="preserve"> Cox</w:t>
      </w:r>
      <w:r w:rsidR="00ED0C99">
        <w:rPr>
          <w:bCs/>
        </w:rPr>
        <w:t xml:space="preserve"> EJ</w:t>
      </w:r>
      <w:r w:rsidRPr="00EB1C3E">
        <w:rPr>
          <w:bCs/>
        </w:rPr>
        <w:t xml:space="preserve"> 1996</w:t>
      </w:r>
      <w:r w:rsidR="00ED0C99">
        <w:rPr>
          <w:bCs/>
        </w:rPr>
        <w:t>.</w:t>
      </w:r>
      <w:r w:rsidR="00ED0C99" w:rsidRPr="00ED0C99">
        <w:t xml:space="preserve"> </w:t>
      </w:r>
      <w:r w:rsidR="00ED0C99">
        <w:t>Identification of freshwater diatoms from live material. London: Chapman &amp; Hall. P. 6</w:t>
      </w:r>
    </w:p>
    <w:p w14:paraId="7E0FF9D2" w14:textId="77777777" w:rsidR="00EB1C3E" w:rsidRDefault="00DC0E27" w:rsidP="002B5B88">
      <w:pPr>
        <w:pStyle w:val="glossary"/>
        <w:rPr>
          <w:b/>
        </w:rPr>
      </w:pPr>
      <w:r>
        <w:rPr>
          <w:b/>
          <w:noProof/>
        </w:rPr>
        <w:lastRenderedPageBreak/>
        <w:drawing>
          <wp:inline distT="0" distB="0" distL="0" distR="0" wp14:anchorId="776F1CD5" wp14:editId="7CB1FD5A">
            <wp:extent cx="5270500" cy="51816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5181600"/>
                    </a:xfrm>
                    <a:prstGeom prst="rect">
                      <a:avLst/>
                    </a:prstGeom>
                    <a:noFill/>
                    <a:ln>
                      <a:noFill/>
                    </a:ln>
                  </pic:spPr>
                </pic:pic>
              </a:graphicData>
            </a:graphic>
          </wp:inline>
        </w:drawing>
      </w:r>
    </w:p>
    <w:p w14:paraId="45EFF608" w14:textId="77777777" w:rsidR="00EB1C3E" w:rsidRDefault="00EB1C3E" w:rsidP="00ED0C99">
      <w:pPr>
        <w:pStyle w:val="glossary"/>
        <w:rPr>
          <w:b/>
        </w:rPr>
      </w:pPr>
      <w:r>
        <w:rPr>
          <w:b/>
        </w:rPr>
        <w:t xml:space="preserve">Plate 2. </w:t>
      </w:r>
      <w:r w:rsidR="00ED0C99" w:rsidRPr="00EB1C3E">
        <w:rPr>
          <w:bCs/>
        </w:rPr>
        <w:t xml:space="preserve">Fig. </w:t>
      </w:r>
      <w:r w:rsidR="00ED0C99">
        <w:rPr>
          <w:bCs/>
        </w:rPr>
        <w:t>6</w:t>
      </w:r>
      <w:r w:rsidR="00ED0C99" w:rsidRPr="00EB1C3E">
        <w:rPr>
          <w:bCs/>
        </w:rPr>
        <w:t xml:space="preserve"> from</w:t>
      </w:r>
      <w:r w:rsidR="00ED0C99">
        <w:rPr>
          <w:bCs/>
        </w:rPr>
        <w:t>:</w:t>
      </w:r>
      <w:r w:rsidR="00ED0C99" w:rsidRPr="00EB1C3E">
        <w:rPr>
          <w:bCs/>
        </w:rPr>
        <w:t xml:space="preserve"> Cox</w:t>
      </w:r>
      <w:r w:rsidR="00ED0C99">
        <w:rPr>
          <w:bCs/>
        </w:rPr>
        <w:t xml:space="preserve"> EJ</w:t>
      </w:r>
      <w:r w:rsidR="00ED0C99" w:rsidRPr="00EB1C3E">
        <w:rPr>
          <w:bCs/>
        </w:rPr>
        <w:t xml:space="preserve"> 1996</w:t>
      </w:r>
      <w:r w:rsidR="00ED0C99">
        <w:rPr>
          <w:bCs/>
        </w:rPr>
        <w:t>.</w:t>
      </w:r>
      <w:r w:rsidR="00ED0C99" w:rsidRPr="00ED0C99">
        <w:t xml:space="preserve"> </w:t>
      </w:r>
      <w:r w:rsidR="00ED0C99">
        <w:t>Identification of freshwater diatoms from live material. London: Chapman &amp; Hall. P. 16</w:t>
      </w:r>
    </w:p>
    <w:p w14:paraId="21BE7DC7" w14:textId="77777777" w:rsidR="00EB1C3E" w:rsidRPr="0021299A" w:rsidRDefault="00EB1C3E" w:rsidP="002B5B88">
      <w:pPr>
        <w:pStyle w:val="glossary"/>
      </w:pPr>
    </w:p>
    <w:sectPr w:rsidR="00EB1C3E" w:rsidRPr="0021299A" w:rsidSect="00973511">
      <w:pgSz w:w="11900" w:h="16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amar Zohary">
    <w15:presenceInfo w15:providerId="AD" w15:userId="S::tamarz@ocean.org.il::bf80cffe-834f-4c71-a981-1504d9b56e7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8"/>
  <w:embedSystemFonts/>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59D"/>
    <w:rsid w:val="00054517"/>
    <w:rsid w:val="00054734"/>
    <w:rsid w:val="000A5D5D"/>
    <w:rsid w:val="000A7FD2"/>
    <w:rsid w:val="00175F43"/>
    <w:rsid w:val="00177E0E"/>
    <w:rsid w:val="00190C1C"/>
    <w:rsid w:val="001C4975"/>
    <w:rsid w:val="001D40E8"/>
    <w:rsid w:val="001E1DDA"/>
    <w:rsid w:val="001E7A95"/>
    <w:rsid w:val="001F521C"/>
    <w:rsid w:val="00231F81"/>
    <w:rsid w:val="00237708"/>
    <w:rsid w:val="00241502"/>
    <w:rsid w:val="00244134"/>
    <w:rsid w:val="0025003B"/>
    <w:rsid w:val="00291123"/>
    <w:rsid w:val="00305269"/>
    <w:rsid w:val="0033631E"/>
    <w:rsid w:val="003604A0"/>
    <w:rsid w:val="003977C3"/>
    <w:rsid w:val="003B119E"/>
    <w:rsid w:val="003E314D"/>
    <w:rsid w:val="003E5320"/>
    <w:rsid w:val="00404345"/>
    <w:rsid w:val="00415BBD"/>
    <w:rsid w:val="00491C1B"/>
    <w:rsid w:val="004A75C2"/>
    <w:rsid w:val="004C7388"/>
    <w:rsid w:val="004D419A"/>
    <w:rsid w:val="00597224"/>
    <w:rsid w:val="005A4B75"/>
    <w:rsid w:val="005E0075"/>
    <w:rsid w:val="005E6365"/>
    <w:rsid w:val="00600038"/>
    <w:rsid w:val="006D56A0"/>
    <w:rsid w:val="007031D3"/>
    <w:rsid w:val="00716310"/>
    <w:rsid w:val="007817D6"/>
    <w:rsid w:val="007C5DBB"/>
    <w:rsid w:val="007F16FD"/>
    <w:rsid w:val="00824FA7"/>
    <w:rsid w:val="008831A1"/>
    <w:rsid w:val="008A264D"/>
    <w:rsid w:val="008A49D9"/>
    <w:rsid w:val="008D3935"/>
    <w:rsid w:val="008F4EC0"/>
    <w:rsid w:val="009024B7"/>
    <w:rsid w:val="00941608"/>
    <w:rsid w:val="00965076"/>
    <w:rsid w:val="00973511"/>
    <w:rsid w:val="00974F53"/>
    <w:rsid w:val="00987ED8"/>
    <w:rsid w:val="00996CB6"/>
    <w:rsid w:val="009B0EF8"/>
    <w:rsid w:val="009B7FB2"/>
    <w:rsid w:val="009C1EA0"/>
    <w:rsid w:val="00A174A4"/>
    <w:rsid w:val="00A329CD"/>
    <w:rsid w:val="00A44D88"/>
    <w:rsid w:val="00AD6A6D"/>
    <w:rsid w:val="00B05CE1"/>
    <w:rsid w:val="00B37CB0"/>
    <w:rsid w:val="00B53FFE"/>
    <w:rsid w:val="00BE04B5"/>
    <w:rsid w:val="00C0543D"/>
    <w:rsid w:val="00C2122D"/>
    <w:rsid w:val="00D34357"/>
    <w:rsid w:val="00D42B36"/>
    <w:rsid w:val="00D555DB"/>
    <w:rsid w:val="00DA58ED"/>
    <w:rsid w:val="00DB109D"/>
    <w:rsid w:val="00DC0E27"/>
    <w:rsid w:val="00DC72A5"/>
    <w:rsid w:val="00E017A1"/>
    <w:rsid w:val="00E07EA4"/>
    <w:rsid w:val="00E94850"/>
    <w:rsid w:val="00E97425"/>
    <w:rsid w:val="00EB1C3E"/>
    <w:rsid w:val="00ED0C99"/>
    <w:rsid w:val="00ED63A0"/>
    <w:rsid w:val="00F0259D"/>
    <w:rsid w:val="00F67A9A"/>
    <w:rsid w:val="00F95864"/>
    <w:rsid w:val="00F95BA6"/>
    <w:rsid w:val="00FA1687"/>
    <w:rsid w:val="00FA3C25"/>
    <w:rsid w:val="00FD5D7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C02C94A"/>
  <w14:defaultImageDpi w14:val="32767"/>
  <w15:chartTrackingRefBased/>
  <w15:docId w15:val="{FB1F9E2E-E194-2242-A6D8-DA696BDA0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lossary">
    <w:name w:val="glossary"/>
    <w:basedOn w:val="Normal"/>
    <w:rsid w:val="002B5B88"/>
    <w:pPr>
      <w:ind w:left="180" w:hanging="180"/>
    </w:pPr>
  </w:style>
  <w:style w:type="paragraph" w:styleId="Revision">
    <w:name w:val="Revision"/>
    <w:hidden/>
    <w:uiPriority w:val="71"/>
    <w:unhideWhenUsed/>
    <w:rsid w:val="00597224"/>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7</Pages>
  <Words>1839</Words>
  <Characters>10483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Glossary: terms used in species descriptions</vt:lpstr>
    </vt:vector>
  </TitlesOfParts>
  <Company/>
  <LinksUpToDate>false</LinksUpToDate>
  <CharactersWithSpaces>12298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Glossary: terms used in species descriptions</dc:title>
  <dc:subject/>
  <dc:creator>****** Referee</dc:creator>
  <cp:keywords/>
  <cp:lastModifiedBy>Tamar Zohary</cp:lastModifiedBy>
  <cp:revision>27</cp:revision>
  <dcterms:created xsi:type="dcterms:W3CDTF">2026-06-20T07:20:00Z</dcterms:created>
  <dcterms:modified xsi:type="dcterms:W3CDTF">2026-08-30T06:26:00Z</dcterms:modified>
</cp:coreProperties>
</file>